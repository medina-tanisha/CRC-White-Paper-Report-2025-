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2B663987" w:rsidR="00D25D10" w:rsidRDefault="00136D34" w:rsidP="00565E02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i/>
          <w:iCs/>
          <w:noProof/>
          <w:color w:val="000000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0BB9B3DB" wp14:editId="294E254E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1314450" cy="790575"/>
            <wp:effectExtent l="0" t="0" r="0" b="9525"/>
            <wp:wrapSquare wrapText="bothSides"/>
            <wp:docPr id="1" name="Picture 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790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0DD1" w:rsidRPr="007E193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Exit Summary &amp;</w:t>
      </w:r>
      <w:r w:rsidR="002C497C" w:rsidRPr="007E193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Feedback</w:t>
      </w:r>
      <w:r w:rsidRPr="007E193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  <w:r w:rsidR="002C497C" w:rsidRPr="007E193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Document</w:t>
      </w:r>
    </w:p>
    <w:p w14:paraId="2B37B7C6" w14:textId="6E31F7D0" w:rsidR="00F644DB" w:rsidRDefault="00F644DB" w:rsidP="00034449">
      <w:pPr>
        <w:spacing w:after="0"/>
        <w:rPr>
          <w:rFonts w:ascii="Times New Roman" w:hAnsi="Times New Roman" w:cs="Times New Roman"/>
          <w:b/>
          <w:i/>
          <w:iCs/>
          <w:color w:val="000000"/>
          <w:sz w:val="24"/>
          <w:szCs w:val="24"/>
        </w:rPr>
      </w:pPr>
      <w:proofErr w:type="spellStart"/>
      <w:r w:rsidRPr="00F644DB">
        <w:rPr>
          <w:rFonts w:ascii="Times New Roman" w:hAnsi="Times New Roman" w:cs="Times New Roman"/>
          <w:b/>
          <w:i/>
          <w:iCs/>
          <w:color w:val="000000"/>
          <w:sz w:val="24"/>
          <w:szCs w:val="24"/>
        </w:rPr>
        <w:t>GrantCorps</w:t>
      </w:r>
      <w:proofErr w:type="spellEnd"/>
      <w:r w:rsidRPr="00F644DB">
        <w:rPr>
          <w:rFonts w:ascii="Times New Roman" w:hAnsi="Times New Roman" w:cs="Times New Roman"/>
          <w:b/>
          <w:i/>
          <w:iCs/>
          <w:color w:val="000000"/>
          <w:sz w:val="24"/>
          <w:szCs w:val="24"/>
        </w:rPr>
        <w:t xml:space="preserve"> Short-Term Coaching &amp; Deep Consultation</w:t>
      </w:r>
    </w:p>
    <w:p w14:paraId="31CDC796" w14:textId="2A9D7FE6" w:rsidR="00034449" w:rsidRPr="006566A9" w:rsidRDefault="00034449" w:rsidP="000344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To be used during 30-minute exit meeting with Primary Contact Person of Enrolled Organization</w:t>
      </w:r>
      <w:r w:rsidR="0048719F">
        <w:rPr>
          <w:rFonts w:ascii="Times New Roman" w:eastAsia="Times New Roman" w:hAnsi="Times New Roman" w:cs="Times New Roman"/>
          <w:bCs/>
          <w:sz w:val="24"/>
          <w:szCs w:val="24"/>
        </w:rPr>
        <w:t xml:space="preserve">, and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upon completion of 1:1 short-term coaching and deep consultation services. </w:t>
      </w:r>
    </w:p>
    <w:p w14:paraId="00000003" w14:textId="490A406E" w:rsidR="00D25D10" w:rsidRPr="00A5699D" w:rsidRDefault="000D355A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A5699D">
        <w:rPr>
          <w:rFonts w:ascii="Times New Roman" w:eastAsia="Times New Roman" w:hAnsi="Times New Roman" w:cs="Times New Roman"/>
          <w:b/>
          <w:sz w:val="24"/>
          <w:szCs w:val="24"/>
        </w:rPr>
        <w:t xml:space="preserve">Name of Organization: </w:t>
      </w:r>
      <w:proofErr w:type="spellStart"/>
      <w:r w:rsidR="00B16669" w:rsidRPr="00B16669">
        <w:rPr>
          <w:rFonts w:ascii="Times New Roman" w:eastAsia="Times New Roman" w:hAnsi="Times New Roman" w:cs="Times New Roman"/>
          <w:bCs/>
          <w:sz w:val="24"/>
          <w:szCs w:val="24"/>
        </w:rPr>
        <w:t>S.A.C.</w:t>
      </w:r>
      <w:proofErr w:type="gramStart"/>
      <w:r w:rsidR="00B16669" w:rsidRPr="00B16669">
        <w:rPr>
          <w:rFonts w:ascii="Times New Roman" w:eastAsia="Times New Roman" w:hAnsi="Times New Roman" w:cs="Times New Roman"/>
          <w:bCs/>
          <w:sz w:val="24"/>
          <w:szCs w:val="24"/>
        </w:rPr>
        <w:t>R.Ed</w:t>
      </w:r>
      <w:proofErr w:type="spellEnd"/>
      <w:proofErr w:type="gramEnd"/>
      <w:r w:rsidR="00B16669" w:rsidRPr="00B16669">
        <w:rPr>
          <w:rFonts w:ascii="Times New Roman" w:eastAsia="Times New Roman" w:hAnsi="Times New Roman" w:cs="Times New Roman"/>
          <w:bCs/>
          <w:sz w:val="24"/>
          <w:szCs w:val="24"/>
        </w:rPr>
        <w:t xml:space="preserve"> Eco-Center</w:t>
      </w:r>
    </w:p>
    <w:p w14:paraId="33A4FAE4" w14:textId="4E399886" w:rsidR="00AA7ED3" w:rsidRPr="00475129" w:rsidRDefault="00023EDD" w:rsidP="00475129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sdt>
        <w:sdtPr>
          <w:rPr>
            <w:sz w:val="24"/>
            <w:szCs w:val="24"/>
          </w:rPr>
          <w:tag w:val="goog_rdk_0"/>
          <w:id w:val="105774068"/>
        </w:sdtPr>
        <w:sdtEndPr/>
        <w:sdtContent/>
      </w:sdt>
      <w:sdt>
        <w:sdtPr>
          <w:rPr>
            <w:sz w:val="24"/>
            <w:szCs w:val="24"/>
          </w:rPr>
          <w:tag w:val="goog_rdk_1"/>
          <w:id w:val="749925261"/>
          <w:showingPlcHdr/>
        </w:sdtPr>
        <w:sdtEndPr/>
        <w:sdtContent>
          <w:r w:rsidR="007E193F">
            <w:rPr>
              <w:sz w:val="24"/>
              <w:szCs w:val="24"/>
            </w:rPr>
            <w:t xml:space="preserve">     </w:t>
          </w:r>
        </w:sdtContent>
      </w:sdt>
      <w:r w:rsidR="000D355A" w:rsidRPr="00A5699D">
        <w:rPr>
          <w:rFonts w:ascii="Times New Roman" w:eastAsia="Times New Roman" w:hAnsi="Times New Roman" w:cs="Times New Roman"/>
          <w:b/>
          <w:sz w:val="24"/>
          <w:szCs w:val="24"/>
        </w:rPr>
        <w:t xml:space="preserve">Primary Contact Name: </w:t>
      </w:r>
      <w:r w:rsidR="002A663F" w:rsidRPr="002A663F">
        <w:rPr>
          <w:rFonts w:ascii="Times New Roman" w:eastAsia="Times New Roman" w:hAnsi="Times New Roman" w:cs="Times New Roman"/>
          <w:bCs/>
          <w:sz w:val="24"/>
          <w:szCs w:val="24"/>
        </w:rPr>
        <w:t>Benu Amun-Ra</w:t>
      </w:r>
    </w:p>
    <w:p w14:paraId="55BBF9E8" w14:textId="5A3301A1" w:rsidR="00F734E7" w:rsidRPr="00A5699D" w:rsidRDefault="00F734E7" w:rsidP="00F734E7">
      <w:pPr>
        <w:pStyle w:val="NormalWeb"/>
        <w:spacing w:before="0" w:beforeAutospacing="0" w:after="0" w:afterAutospacing="0"/>
        <w:textAlignment w:val="baseline"/>
        <w:rPr>
          <w:color w:val="000000"/>
        </w:rPr>
      </w:pPr>
      <w:proofErr w:type="spellStart"/>
      <w:r w:rsidRPr="00A5699D">
        <w:rPr>
          <w:b/>
          <w:bCs/>
          <w:color w:val="000000"/>
        </w:rPr>
        <w:t>GrantCorps</w:t>
      </w:r>
      <w:proofErr w:type="spellEnd"/>
      <w:r w:rsidRPr="00A5699D">
        <w:rPr>
          <w:b/>
          <w:bCs/>
          <w:color w:val="000000"/>
        </w:rPr>
        <w:t xml:space="preserve"> TEAM LEAD (Consultant/Staff)</w:t>
      </w:r>
      <w:r w:rsidRPr="00A5699D">
        <w:rPr>
          <w:color w:val="000000"/>
        </w:rPr>
        <w:t>: </w:t>
      </w:r>
      <w:r w:rsidR="00DB4329" w:rsidRPr="00DB4329">
        <w:rPr>
          <w:color w:val="000000"/>
        </w:rPr>
        <w:t>Felicia Tapia</w:t>
      </w:r>
    </w:p>
    <w:p w14:paraId="2EA4C276" w14:textId="7DA418B8" w:rsidR="00AA7ED3" w:rsidRPr="00FF379D" w:rsidRDefault="00AA7ED3" w:rsidP="380E2B58">
      <w:pPr>
        <w:pStyle w:val="NormalWeb"/>
        <w:spacing w:before="0" w:beforeAutospacing="0" w:after="0" w:afterAutospacing="0"/>
        <w:ind w:firstLine="720"/>
        <w:textAlignment w:val="baseline"/>
        <w:rPr>
          <w:b/>
          <w:bCs/>
          <w:color w:val="000000"/>
        </w:rPr>
      </w:pPr>
      <w:r w:rsidRPr="380E2B58">
        <w:rPr>
          <w:b/>
          <w:bCs/>
          <w:color w:val="000000" w:themeColor="text1"/>
        </w:rPr>
        <w:t>TOTAL HOURS with TEAM LEAD for 1:1 Support: </w:t>
      </w:r>
      <w:r w:rsidR="31B9D02A" w:rsidRPr="380E2B58">
        <w:rPr>
          <w:color w:val="000000" w:themeColor="text1"/>
        </w:rPr>
        <w:t>20</w:t>
      </w:r>
    </w:p>
    <w:p w14:paraId="42F5F968" w14:textId="5A51F5BC" w:rsidR="00AA7ED3" w:rsidRPr="00A5699D" w:rsidRDefault="00AA7ED3" w:rsidP="00AA7ED3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</w:rPr>
      </w:pPr>
      <w:proofErr w:type="spellStart"/>
      <w:r w:rsidRPr="00A5699D">
        <w:rPr>
          <w:b/>
          <w:bCs/>
          <w:color w:val="000000"/>
        </w:rPr>
        <w:t>GrantCorps</w:t>
      </w:r>
      <w:proofErr w:type="spellEnd"/>
      <w:r w:rsidRPr="00A5699D">
        <w:rPr>
          <w:b/>
          <w:bCs/>
          <w:color w:val="000000"/>
        </w:rPr>
        <w:t xml:space="preserve"> VISTA MEMBERS:</w:t>
      </w:r>
      <w:r w:rsidR="00FF379D">
        <w:rPr>
          <w:b/>
          <w:bCs/>
          <w:color w:val="000000"/>
        </w:rPr>
        <w:t xml:space="preserve"> </w:t>
      </w:r>
      <w:r w:rsidR="00937C2B" w:rsidRPr="00937C2B">
        <w:rPr>
          <w:color w:val="000000"/>
        </w:rPr>
        <w:t>Ivy Brooks &amp; Silas Babilonia</w:t>
      </w:r>
    </w:p>
    <w:p w14:paraId="71B101F3" w14:textId="475225CF" w:rsidR="00AA7ED3" w:rsidRPr="00A5699D" w:rsidRDefault="00AA7ED3" w:rsidP="00475129">
      <w:pPr>
        <w:pStyle w:val="NormalWeb"/>
        <w:spacing w:before="0" w:beforeAutospacing="0" w:after="0" w:afterAutospacing="0"/>
        <w:ind w:firstLine="720"/>
        <w:textAlignment w:val="baseline"/>
        <w:rPr>
          <w:color w:val="000000"/>
        </w:rPr>
      </w:pPr>
      <w:r w:rsidRPr="00A5699D">
        <w:rPr>
          <w:b/>
          <w:bCs/>
          <w:color w:val="000000"/>
        </w:rPr>
        <w:t>TOTAL VISTA Hours provided:</w:t>
      </w:r>
      <w:r w:rsidR="00321BB7">
        <w:rPr>
          <w:b/>
          <w:bCs/>
          <w:color w:val="000000"/>
        </w:rPr>
        <w:t xml:space="preserve"> </w:t>
      </w:r>
      <w:proofErr w:type="gramStart"/>
      <w:r w:rsidR="00321BB7" w:rsidRPr="00321BB7">
        <w:rPr>
          <w:color w:val="000000"/>
        </w:rPr>
        <w:t>17</w:t>
      </w:r>
      <w:proofErr w:type="gramEnd"/>
    </w:p>
    <w:p w14:paraId="672AC799" w14:textId="77777777" w:rsidR="005E070B" w:rsidRDefault="005E070B" w:rsidP="0088447E">
      <w:pPr>
        <w:pStyle w:val="NormalWeb"/>
        <w:spacing w:before="0" w:beforeAutospacing="0" w:after="0" w:afterAutospacing="0"/>
        <w:rPr>
          <w:b/>
          <w:bCs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1559"/>
        <w:gridCol w:w="1558"/>
        <w:gridCol w:w="3117"/>
      </w:tblGrid>
      <w:tr w:rsidR="00AA7ED3" w14:paraId="47B7B4BD" w14:textId="77777777">
        <w:trPr>
          <w:trHeight w:val="557"/>
        </w:trPr>
        <w:tc>
          <w:tcPr>
            <w:tcW w:w="4675" w:type="dxa"/>
            <w:gridSpan w:val="2"/>
            <w:shd w:val="clear" w:color="auto" w:fill="D9D9D9" w:themeFill="background1" w:themeFillShade="D9"/>
          </w:tcPr>
          <w:p w14:paraId="2D8A4B75" w14:textId="77777777" w:rsidR="00AA7ED3" w:rsidRDefault="00AA7ED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 of Intake Meeting</w:t>
            </w:r>
          </w:p>
        </w:tc>
        <w:tc>
          <w:tcPr>
            <w:tcW w:w="4675" w:type="dxa"/>
            <w:gridSpan w:val="2"/>
            <w:shd w:val="clear" w:color="auto" w:fill="D9D9D9" w:themeFill="background1" w:themeFillShade="D9"/>
          </w:tcPr>
          <w:p w14:paraId="2D7DA1DF" w14:textId="77777777" w:rsidR="00AA7ED3" w:rsidRDefault="00AA7ED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 of Exit Meeting</w:t>
            </w:r>
          </w:p>
        </w:tc>
      </w:tr>
      <w:tr w:rsidR="00AA7ED3" w14:paraId="09B98187" w14:textId="77777777">
        <w:tc>
          <w:tcPr>
            <w:tcW w:w="4675" w:type="dxa"/>
            <w:gridSpan w:val="2"/>
          </w:tcPr>
          <w:p w14:paraId="6D9D907F" w14:textId="60B9BEB6" w:rsidR="00AA7ED3" w:rsidRPr="00D741C0" w:rsidRDefault="00D741C0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D741C0">
              <w:rPr>
                <w:color w:val="000000"/>
              </w:rPr>
              <w:t>12/11/2023</w:t>
            </w:r>
          </w:p>
        </w:tc>
        <w:tc>
          <w:tcPr>
            <w:tcW w:w="4675" w:type="dxa"/>
            <w:gridSpan w:val="2"/>
          </w:tcPr>
          <w:p w14:paraId="50BD502C" w14:textId="0929ED72" w:rsidR="00AA7ED3" w:rsidRPr="00D741C0" w:rsidRDefault="00DC0307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5/9/2024</w:t>
            </w:r>
          </w:p>
        </w:tc>
      </w:tr>
      <w:tr w:rsidR="00AA7ED3" w14:paraId="4BF15BE9" w14:textId="77777777">
        <w:trPr>
          <w:trHeight w:val="512"/>
        </w:trPr>
        <w:tc>
          <w:tcPr>
            <w:tcW w:w="4675" w:type="dxa"/>
            <w:gridSpan w:val="2"/>
            <w:shd w:val="clear" w:color="auto" w:fill="D9D9D9" w:themeFill="background1" w:themeFillShade="D9"/>
          </w:tcPr>
          <w:p w14:paraId="2CAACDD8" w14:textId="51A051FA" w:rsidR="00AA7ED3" w:rsidRDefault="00AA7ED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Needs Identified </w:t>
            </w:r>
            <w:r w:rsidR="00F33B46">
              <w:rPr>
                <w:color w:val="000000"/>
              </w:rPr>
              <w:t>(</w:t>
            </w:r>
            <w:r w:rsidR="00F33B46">
              <w:rPr>
                <w:i/>
                <w:iCs/>
                <w:color w:val="000000"/>
              </w:rPr>
              <w:t>during Intake Meeting)</w:t>
            </w:r>
          </w:p>
        </w:tc>
        <w:tc>
          <w:tcPr>
            <w:tcW w:w="4675" w:type="dxa"/>
            <w:gridSpan w:val="2"/>
            <w:shd w:val="clear" w:color="auto" w:fill="D9D9D9" w:themeFill="background1" w:themeFillShade="D9"/>
          </w:tcPr>
          <w:p w14:paraId="2FA79AFB" w14:textId="36004C4D" w:rsidR="00AA7ED3" w:rsidRDefault="00AA7ED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Needs Addressed</w:t>
            </w:r>
            <w:r w:rsidR="00EE53D1">
              <w:rPr>
                <w:b/>
                <w:bCs/>
                <w:color w:val="000000"/>
              </w:rPr>
              <w:t xml:space="preserve"> </w:t>
            </w:r>
            <w:r w:rsidR="00EE53D1">
              <w:rPr>
                <w:color w:val="000000"/>
              </w:rPr>
              <w:t>(</w:t>
            </w:r>
            <w:r w:rsidR="00EE53D1" w:rsidRPr="00554285">
              <w:rPr>
                <w:i/>
                <w:iCs/>
                <w:color w:val="000000"/>
              </w:rPr>
              <w:t>add feedback from Org Contact Person during Exit Meeting</w:t>
            </w:r>
            <w:r w:rsidR="00EE53D1">
              <w:rPr>
                <w:color w:val="000000"/>
              </w:rPr>
              <w:t>)</w:t>
            </w:r>
          </w:p>
        </w:tc>
      </w:tr>
      <w:tr w:rsidR="00AA7ED3" w14:paraId="02B8253D" w14:textId="77777777">
        <w:tc>
          <w:tcPr>
            <w:tcW w:w="4675" w:type="dxa"/>
            <w:gridSpan w:val="2"/>
          </w:tcPr>
          <w:p w14:paraId="055FD37D" w14:textId="1E0F82B6" w:rsidR="00AA7ED3" w:rsidRPr="00F832AC" w:rsidRDefault="0005272E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F832AC">
              <w:rPr>
                <w:color w:val="000000"/>
              </w:rPr>
              <w:t xml:space="preserve">Needs experience and training in </w:t>
            </w:r>
            <w:proofErr w:type="spellStart"/>
            <w:r w:rsidRPr="00F832AC">
              <w:rPr>
                <w:color w:val="000000"/>
              </w:rPr>
              <w:t>Grantwriting</w:t>
            </w:r>
            <w:proofErr w:type="spellEnd"/>
          </w:p>
        </w:tc>
        <w:tc>
          <w:tcPr>
            <w:tcW w:w="4675" w:type="dxa"/>
            <w:gridSpan w:val="2"/>
          </w:tcPr>
          <w:p w14:paraId="48410DB8" w14:textId="77777777" w:rsidR="00AA7ED3" w:rsidRDefault="00AA7ED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AA7ED3" w14:paraId="70A9E5CD" w14:textId="77777777">
        <w:tc>
          <w:tcPr>
            <w:tcW w:w="4675" w:type="dxa"/>
            <w:gridSpan w:val="2"/>
          </w:tcPr>
          <w:p w14:paraId="6D793D05" w14:textId="546AD5EE" w:rsidR="00AA7ED3" w:rsidRPr="00F832AC" w:rsidRDefault="00103C54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F832AC">
              <w:rPr>
                <w:color w:val="000000"/>
              </w:rPr>
              <w:t>Needs a grant calendar</w:t>
            </w:r>
          </w:p>
        </w:tc>
        <w:tc>
          <w:tcPr>
            <w:tcW w:w="4675" w:type="dxa"/>
            <w:gridSpan w:val="2"/>
          </w:tcPr>
          <w:p w14:paraId="5F26DAEF" w14:textId="77777777" w:rsidR="00AA7ED3" w:rsidRDefault="00AA7ED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AA7ED3" w14:paraId="285F93A9" w14:textId="77777777">
        <w:tc>
          <w:tcPr>
            <w:tcW w:w="4675" w:type="dxa"/>
            <w:gridSpan w:val="2"/>
          </w:tcPr>
          <w:p w14:paraId="40E1E7A7" w14:textId="62991B36" w:rsidR="00AA7ED3" w:rsidRPr="00F832AC" w:rsidRDefault="00A80660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F832AC">
              <w:rPr>
                <w:color w:val="000000"/>
              </w:rPr>
              <w:t>Needs more networking opportunities with other non-profits</w:t>
            </w:r>
          </w:p>
        </w:tc>
        <w:tc>
          <w:tcPr>
            <w:tcW w:w="4675" w:type="dxa"/>
            <w:gridSpan w:val="2"/>
          </w:tcPr>
          <w:p w14:paraId="3580C703" w14:textId="77777777" w:rsidR="00AA7ED3" w:rsidRDefault="00AA7ED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103C54" w14:paraId="1AF627D4" w14:textId="77777777">
        <w:tc>
          <w:tcPr>
            <w:tcW w:w="4675" w:type="dxa"/>
            <w:gridSpan w:val="2"/>
          </w:tcPr>
          <w:p w14:paraId="442F09A9" w14:textId="646C4C13" w:rsidR="00103C54" w:rsidRPr="00F832AC" w:rsidRDefault="00017FD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F832AC">
              <w:rPr>
                <w:color w:val="000000"/>
              </w:rPr>
              <w:t>Needs help building relationships with funders</w:t>
            </w:r>
          </w:p>
        </w:tc>
        <w:tc>
          <w:tcPr>
            <w:tcW w:w="4675" w:type="dxa"/>
            <w:gridSpan w:val="2"/>
          </w:tcPr>
          <w:p w14:paraId="5B9269EA" w14:textId="77777777" w:rsidR="00103C54" w:rsidRDefault="00103C54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103C54" w14:paraId="536408DA" w14:textId="77777777">
        <w:tc>
          <w:tcPr>
            <w:tcW w:w="4675" w:type="dxa"/>
            <w:gridSpan w:val="2"/>
          </w:tcPr>
          <w:p w14:paraId="749C53CC" w14:textId="30E34224" w:rsidR="00103C54" w:rsidRPr="00F832AC" w:rsidRDefault="00E16821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F832AC">
              <w:rPr>
                <w:color w:val="000000"/>
              </w:rPr>
              <w:t>Needs budgeting assistance &amp; info on how that affects grant asks</w:t>
            </w:r>
          </w:p>
        </w:tc>
        <w:tc>
          <w:tcPr>
            <w:tcW w:w="4675" w:type="dxa"/>
            <w:gridSpan w:val="2"/>
          </w:tcPr>
          <w:p w14:paraId="2C47A3CF" w14:textId="77777777" w:rsidR="00103C54" w:rsidRDefault="00103C54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103C54" w14:paraId="4FB1B4BA" w14:textId="77777777">
        <w:tc>
          <w:tcPr>
            <w:tcW w:w="4675" w:type="dxa"/>
            <w:gridSpan w:val="2"/>
          </w:tcPr>
          <w:p w14:paraId="0620561D" w14:textId="197B3AF4" w:rsidR="00103C54" w:rsidRPr="00F832AC" w:rsidRDefault="002B7705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F832AC">
              <w:rPr>
                <w:color w:val="000000"/>
              </w:rPr>
              <w:t>Needs time to build internal capacity as an organization</w:t>
            </w:r>
          </w:p>
        </w:tc>
        <w:tc>
          <w:tcPr>
            <w:tcW w:w="4675" w:type="dxa"/>
            <w:gridSpan w:val="2"/>
          </w:tcPr>
          <w:p w14:paraId="219441EC" w14:textId="77777777" w:rsidR="00103C54" w:rsidRDefault="00103C54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103C54" w14:paraId="5A3EA201" w14:textId="77777777">
        <w:tc>
          <w:tcPr>
            <w:tcW w:w="4675" w:type="dxa"/>
            <w:gridSpan w:val="2"/>
          </w:tcPr>
          <w:p w14:paraId="7231144B" w14:textId="0191B57C" w:rsidR="00103C54" w:rsidRPr="00F832AC" w:rsidRDefault="00F832AC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F832AC">
              <w:rPr>
                <w:color w:val="000000"/>
              </w:rPr>
              <w:t>Needs help with understanding and implementing MOUs</w:t>
            </w:r>
          </w:p>
        </w:tc>
        <w:tc>
          <w:tcPr>
            <w:tcW w:w="4675" w:type="dxa"/>
            <w:gridSpan w:val="2"/>
          </w:tcPr>
          <w:p w14:paraId="5FE473E3" w14:textId="77777777" w:rsidR="00103C54" w:rsidRDefault="00103C54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AA7ED3" w14:paraId="73E947B0" w14:textId="77777777">
        <w:trPr>
          <w:trHeight w:val="575"/>
        </w:trPr>
        <w:tc>
          <w:tcPr>
            <w:tcW w:w="4675" w:type="dxa"/>
            <w:gridSpan w:val="2"/>
            <w:shd w:val="clear" w:color="auto" w:fill="D9D9D9" w:themeFill="background1" w:themeFillShade="D9"/>
          </w:tcPr>
          <w:p w14:paraId="75B07E80" w14:textId="66AF1580" w:rsidR="00AA7ED3" w:rsidRDefault="00AA7ED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Initial Recommendations</w:t>
            </w:r>
            <w:r w:rsidR="009A1EFC">
              <w:rPr>
                <w:b/>
                <w:bCs/>
                <w:color w:val="000000"/>
              </w:rPr>
              <w:t xml:space="preserve"> </w:t>
            </w:r>
            <w:r w:rsidR="009A1EFC">
              <w:rPr>
                <w:color w:val="000000"/>
              </w:rPr>
              <w:t>(</w:t>
            </w:r>
            <w:r w:rsidR="009A1EFC" w:rsidRPr="003E6618">
              <w:rPr>
                <w:i/>
                <w:iCs/>
                <w:color w:val="000000"/>
              </w:rPr>
              <w:t>made during</w:t>
            </w:r>
            <w:r w:rsidR="009A1EFC">
              <w:rPr>
                <w:i/>
                <w:iCs/>
                <w:color w:val="000000"/>
              </w:rPr>
              <w:t xml:space="preserve"> Intake Meeting)</w:t>
            </w:r>
          </w:p>
        </w:tc>
        <w:tc>
          <w:tcPr>
            <w:tcW w:w="4675" w:type="dxa"/>
            <w:gridSpan w:val="2"/>
            <w:shd w:val="clear" w:color="auto" w:fill="D9D9D9" w:themeFill="background1" w:themeFillShade="D9"/>
          </w:tcPr>
          <w:p w14:paraId="0EF1F8FA" w14:textId="77777777" w:rsidR="00AA7ED3" w:rsidRDefault="00AA7ED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Progress Made</w:t>
            </w:r>
          </w:p>
        </w:tc>
      </w:tr>
      <w:tr w:rsidR="00AA7ED3" w14:paraId="77A7356C" w14:textId="77777777">
        <w:tc>
          <w:tcPr>
            <w:tcW w:w="4675" w:type="dxa"/>
            <w:gridSpan w:val="2"/>
          </w:tcPr>
          <w:p w14:paraId="577025F8" w14:textId="5BBCD50C" w:rsidR="00AA7ED3" w:rsidRPr="00DC5517" w:rsidRDefault="00B84D77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DC5517">
              <w:rPr>
                <w:color w:val="000000"/>
              </w:rPr>
              <w:t>Develop a Colorado Common Grant Application for non-profit</w:t>
            </w:r>
          </w:p>
        </w:tc>
        <w:tc>
          <w:tcPr>
            <w:tcW w:w="4675" w:type="dxa"/>
            <w:gridSpan w:val="2"/>
          </w:tcPr>
          <w:p w14:paraId="046D7ED4" w14:textId="23098C45" w:rsidR="00AA7ED3" w:rsidRPr="00F90A96" w:rsidRDefault="00F90A96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F90A96">
              <w:rPr>
                <w:color w:val="000000"/>
              </w:rPr>
              <w:t>Did not have time to do; also, Benu wanted to focus on organizational infrastructure</w:t>
            </w:r>
            <w:r>
              <w:rPr>
                <w:color w:val="000000"/>
              </w:rPr>
              <w:t xml:space="preserve"> development vs. grant writing</w:t>
            </w:r>
          </w:p>
        </w:tc>
      </w:tr>
      <w:tr w:rsidR="00AA7ED3" w14:paraId="300EDB66" w14:textId="77777777">
        <w:tc>
          <w:tcPr>
            <w:tcW w:w="4675" w:type="dxa"/>
            <w:gridSpan w:val="2"/>
          </w:tcPr>
          <w:p w14:paraId="64B96918" w14:textId="1566B1D8" w:rsidR="00AA7ED3" w:rsidRPr="00DC5517" w:rsidRDefault="00CF1968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DC5517">
              <w:rPr>
                <w:color w:val="000000"/>
              </w:rPr>
              <w:t>Develop a Theory of Change/Logic Model</w:t>
            </w:r>
          </w:p>
        </w:tc>
        <w:tc>
          <w:tcPr>
            <w:tcW w:w="4675" w:type="dxa"/>
            <w:gridSpan w:val="2"/>
          </w:tcPr>
          <w:p w14:paraId="3801971C" w14:textId="54AE7492" w:rsidR="00AA7ED3" w:rsidRPr="008F5C2D" w:rsidRDefault="008F5C2D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8F5C2D">
              <w:rPr>
                <w:color w:val="000000"/>
              </w:rPr>
              <w:t>Felicia emailed out and reviewed Logic Model resources and templates; Silas &amp; Ivy developed a logic model with Benu; Felicia reviewed, revised, and added graphics</w:t>
            </w:r>
          </w:p>
        </w:tc>
      </w:tr>
      <w:tr w:rsidR="00AA7ED3" w14:paraId="7736873A" w14:textId="77777777">
        <w:tc>
          <w:tcPr>
            <w:tcW w:w="4675" w:type="dxa"/>
            <w:gridSpan w:val="2"/>
          </w:tcPr>
          <w:p w14:paraId="4503A3CF" w14:textId="30667EF8" w:rsidR="00AA7ED3" w:rsidRPr="00DC5517" w:rsidRDefault="0076566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DC5517">
              <w:rPr>
                <w:color w:val="000000"/>
              </w:rPr>
              <w:t>Help with a grant calendar template</w:t>
            </w:r>
          </w:p>
        </w:tc>
        <w:tc>
          <w:tcPr>
            <w:tcW w:w="4675" w:type="dxa"/>
            <w:gridSpan w:val="2"/>
          </w:tcPr>
          <w:p w14:paraId="37B0082D" w14:textId="5B3A770F" w:rsidR="00AA7ED3" w:rsidRPr="00B873BF" w:rsidRDefault="00B873BF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B873BF">
              <w:rPr>
                <w:color w:val="000000"/>
              </w:rPr>
              <w:t>Felicia emailed Benu a grants calendar template</w:t>
            </w:r>
          </w:p>
        </w:tc>
      </w:tr>
      <w:tr w:rsidR="00765669" w14:paraId="13735ABA" w14:textId="77777777">
        <w:tc>
          <w:tcPr>
            <w:tcW w:w="4675" w:type="dxa"/>
            <w:gridSpan w:val="2"/>
          </w:tcPr>
          <w:p w14:paraId="0E5BECE0" w14:textId="3DC3FEFC" w:rsidR="00765669" w:rsidRPr="00DC5517" w:rsidRDefault="00D96CDD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DC5517">
              <w:rPr>
                <w:color w:val="000000"/>
              </w:rPr>
              <w:t>Review grant readiness checklist with consultant to see gaps in information</w:t>
            </w:r>
          </w:p>
        </w:tc>
        <w:tc>
          <w:tcPr>
            <w:tcW w:w="4675" w:type="dxa"/>
            <w:gridSpan w:val="2"/>
          </w:tcPr>
          <w:p w14:paraId="779B14A1" w14:textId="1297677D" w:rsidR="00765669" w:rsidRPr="00486130" w:rsidRDefault="00486130" w:rsidP="00486130">
            <w:pPr>
              <w:pStyle w:val="NormalWeb"/>
              <w:spacing w:after="0"/>
              <w:rPr>
                <w:color w:val="000000"/>
              </w:rPr>
            </w:pPr>
            <w:r w:rsidRPr="00486130">
              <w:rPr>
                <w:color w:val="000000"/>
              </w:rPr>
              <w:t>Letter of Support/Commitment template/example, Volunteer Development</w:t>
            </w:r>
          </w:p>
        </w:tc>
      </w:tr>
      <w:tr w:rsidR="00D96CDD" w14:paraId="3A826B9D" w14:textId="77777777">
        <w:tc>
          <w:tcPr>
            <w:tcW w:w="4675" w:type="dxa"/>
            <w:gridSpan w:val="2"/>
          </w:tcPr>
          <w:p w14:paraId="7E8C24E7" w14:textId="12E1B2E6" w:rsidR="00D96CDD" w:rsidRPr="00DC5517" w:rsidRDefault="002B0B7C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DC5517">
              <w:rPr>
                <w:color w:val="000000"/>
              </w:rPr>
              <w:t>Research general operating, private foundation grant opportunities</w:t>
            </w:r>
          </w:p>
        </w:tc>
        <w:tc>
          <w:tcPr>
            <w:tcW w:w="4675" w:type="dxa"/>
            <w:gridSpan w:val="2"/>
          </w:tcPr>
          <w:p w14:paraId="6170ABF9" w14:textId="24DDDBB7" w:rsidR="00D96CDD" w:rsidRPr="005440C8" w:rsidRDefault="005440C8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5440C8">
              <w:rPr>
                <w:color w:val="000000"/>
              </w:rPr>
              <w:t>Ivy researched grant opportunities, including potential asks amounts</w:t>
            </w:r>
          </w:p>
        </w:tc>
      </w:tr>
      <w:tr w:rsidR="002B0B7C" w14:paraId="50F3A04E" w14:textId="77777777">
        <w:tc>
          <w:tcPr>
            <w:tcW w:w="4675" w:type="dxa"/>
            <w:gridSpan w:val="2"/>
          </w:tcPr>
          <w:p w14:paraId="791A4385" w14:textId="59E16981" w:rsidR="002B0B7C" w:rsidRPr="00DC5517" w:rsidRDefault="00573365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DC5517">
              <w:rPr>
                <w:color w:val="000000"/>
              </w:rPr>
              <w:t>Review organization budget and provide feedback</w:t>
            </w:r>
          </w:p>
        </w:tc>
        <w:tc>
          <w:tcPr>
            <w:tcW w:w="4675" w:type="dxa"/>
            <w:gridSpan w:val="2"/>
          </w:tcPr>
          <w:p w14:paraId="7F9D4F2E" w14:textId="12EEA929" w:rsidR="002B0B7C" w:rsidRPr="00757720" w:rsidRDefault="00757720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757720">
              <w:rPr>
                <w:color w:val="000000"/>
              </w:rPr>
              <w:t>In place of this, we discussed how to develop Conflict Resolution policies per Benu’s request</w:t>
            </w:r>
          </w:p>
        </w:tc>
      </w:tr>
      <w:tr w:rsidR="00573365" w14:paraId="39DE965B" w14:textId="77777777">
        <w:tc>
          <w:tcPr>
            <w:tcW w:w="4675" w:type="dxa"/>
            <w:gridSpan w:val="2"/>
          </w:tcPr>
          <w:p w14:paraId="6115EB06" w14:textId="0ED186FF" w:rsidR="00573365" w:rsidRPr="00DC5517" w:rsidRDefault="00A02085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DC5517">
              <w:rPr>
                <w:color w:val="000000"/>
              </w:rPr>
              <w:t>Review grant applications (past, present, and future) with commentary</w:t>
            </w:r>
          </w:p>
        </w:tc>
        <w:tc>
          <w:tcPr>
            <w:tcW w:w="4675" w:type="dxa"/>
            <w:gridSpan w:val="2"/>
          </w:tcPr>
          <w:p w14:paraId="20E6307B" w14:textId="7688F744" w:rsidR="00573365" w:rsidRPr="002A286C" w:rsidRDefault="002A286C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2A286C">
              <w:rPr>
                <w:color w:val="000000"/>
              </w:rPr>
              <w:t>Did not have time to do; also, Benu wanted to focus on organizational infrastructure development vs. grant writing</w:t>
            </w:r>
          </w:p>
        </w:tc>
      </w:tr>
      <w:tr w:rsidR="00A02085" w14:paraId="034B0543" w14:textId="77777777">
        <w:tc>
          <w:tcPr>
            <w:tcW w:w="4675" w:type="dxa"/>
            <w:gridSpan w:val="2"/>
          </w:tcPr>
          <w:p w14:paraId="3041CF7B" w14:textId="55BF11FB" w:rsidR="00A02085" w:rsidRPr="00DC5517" w:rsidRDefault="00DC5517" w:rsidP="00DC5517">
            <w:pPr>
              <w:pStyle w:val="NormalWeb"/>
              <w:tabs>
                <w:tab w:val="left" w:pos="1200"/>
              </w:tabs>
              <w:spacing w:before="0" w:beforeAutospacing="0" w:after="0" w:afterAutospacing="0"/>
              <w:rPr>
                <w:color w:val="000000"/>
              </w:rPr>
            </w:pPr>
            <w:r w:rsidRPr="00DC5517">
              <w:rPr>
                <w:color w:val="000000"/>
              </w:rPr>
              <w:t>Review MOU process implementation</w:t>
            </w:r>
            <w:r w:rsidRPr="00DC5517">
              <w:rPr>
                <w:color w:val="000000"/>
              </w:rPr>
              <w:tab/>
            </w:r>
          </w:p>
        </w:tc>
        <w:tc>
          <w:tcPr>
            <w:tcW w:w="4675" w:type="dxa"/>
            <w:gridSpan w:val="2"/>
          </w:tcPr>
          <w:p w14:paraId="67C1724E" w14:textId="22FF871A" w:rsidR="00A02085" w:rsidRPr="00B873BF" w:rsidRDefault="00B873BF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B873BF">
              <w:rPr>
                <w:color w:val="000000"/>
              </w:rPr>
              <w:t>Benu completed the MOU before starting deep consulting and found the process easier than she anticipated; no questions at this time</w:t>
            </w:r>
          </w:p>
        </w:tc>
      </w:tr>
      <w:tr w:rsidR="00AA7ED3" w14:paraId="3DED8449" w14:textId="77777777">
        <w:trPr>
          <w:trHeight w:val="575"/>
        </w:trPr>
        <w:tc>
          <w:tcPr>
            <w:tcW w:w="9350" w:type="dxa"/>
            <w:gridSpan w:val="4"/>
            <w:shd w:val="clear" w:color="auto" w:fill="D9D9D9" w:themeFill="background1" w:themeFillShade="D9"/>
          </w:tcPr>
          <w:p w14:paraId="01EEB6F5" w14:textId="77777777" w:rsidR="00AA7ED3" w:rsidRDefault="00AA7ED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Other Things Explored</w:t>
            </w:r>
          </w:p>
        </w:tc>
      </w:tr>
      <w:tr w:rsidR="00AA7ED3" w14:paraId="6E757192" w14:textId="77777777">
        <w:trPr>
          <w:trHeight w:val="848"/>
        </w:trPr>
        <w:tc>
          <w:tcPr>
            <w:tcW w:w="9350" w:type="dxa"/>
            <w:gridSpan w:val="4"/>
          </w:tcPr>
          <w:p w14:paraId="717B1CB4" w14:textId="60B4D91A" w:rsidR="003B7AE2" w:rsidRPr="00220396" w:rsidRDefault="00D26EB9" w:rsidP="003B7AE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203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Felicia and Silas reviewed and provided feedback including emailing Benu strategic planning templates to use with the BOD</w:t>
            </w:r>
            <w:r w:rsidR="003B7AE2" w:rsidRPr="002203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;</w:t>
            </w:r>
            <w:r w:rsidRPr="002203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3B7AE2" w:rsidRPr="002203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Silas, Ivy, &amp; Felicia developed a document and led a discussion about developing a volunteer program, ideas for recruitment, and brainstormed with Benu approaches</w:t>
            </w:r>
            <w:r w:rsidR="002203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5BF8AF99" w14:textId="1B091436" w:rsidR="00AA7ED3" w:rsidRPr="00220396" w:rsidRDefault="00AA7ED3" w:rsidP="00D26EB9">
            <w:pPr>
              <w:pStyle w:val="NormalWeb"/>
              <w:tabs>
                <w:tab w:val="left" w:pos="1290"/>
              </w:tabs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34585D" w14:paraId="1B2F79EB" w14:textId="77777777">
        <w:trPr>
          <w:trHeight w:val="360"/>
        </w:trPr>
        <w:tc>
          <w:tcPr>
            <w:tcW w:w="3116" w:type="dxa"/>
            <w:shd w:val="clear" w:color="auto" w:fill="D9D9D9" w:themeFill="background1" w:themeFillShade="D9"/>
          </w:tcPr>
          <w:p w14:paraId="22ADEBDF" w14:textId="5FC696F6" w:rsidR="0034585D" w:rsidRDefault="0034585D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Grants Submitted</w:t>
            </w:r>
            <w:r w:rsidR="00F96817">
              <w:rPr>
                <w:b/>
                <w:bCs/>
                <w:color w:val="000000"/>
              </w:rPr>
              <w:t xml:space="preserve"> </w:t>
            </w:r>
            <w:r w:rsidR="00F96817">
              <w:rPr>
                <w:color w:val="000000"/>
              </w:rPr>
              <w:t>(</w:t>
            </w:r>
            <w:r w:rsidR="00F96817" w:rsidRPr="00554285">
              <w:rPr>
                <w:i/>
                <w:iCs/>
                <w:color w:val="000000"/>
              </w:rPr>
              <w:t xml:space="preserve">add </w:t>
            </w:r>
            <w:r w:rsidR="00F96817">
              <w:rPr>
                <w:i/>
                <w:iCs/>
                <w:color w:val="000000"/>
              </w:rPr>
              <w:t xml:space="preserve">info from </w:t>
            </w:r>
            <w:proofErr w:type="gramStart"/>
            <w:r w:rsidR="00F96817">
              <w:rPr>
                <w:i/>
                <w:iCs/>
                <w:color w:val="000000"/>
              </w:rPr>
              <w:t>Consultants</w:t>
            </w:r>
            <w:proofErr w:type="gramEnd"/>
            <w:r w:rsidR="00F96817">
              <w:rPr>
                <w:i/>
                <w:iCs/>
                <w:color w:val="000000"/>
              </w:rPr>
              <w:t xml:space="preserve"> &amp; </w:t>
            </w:r>
            <w:r w:rsidR="00F96817" w:rsidRPr="00554285">
              <w:rPr>
                <w:i/>
                <w:iCs/>
                <w:color w:val="000000"/>
              </w:rPr>
              <w:t>from Org Contact Person during Exit Meeting</w:t>
            </w:r>
            <w:r w:rsidR="00F96817">
              <w:rPr>
                <w:color w:val="000000"/>
              </w:rPr>
              <w:t>)</w:t>
            </w:r>
          </w:p>
        </w:tc>
        <w:tc>
          <w:tcPr>
            <w:tcW w:w="3117" w:type="dxa"/>
            <w:gridSpan w:val="2"/>
            <w:shd w:val="clear" w:color="auto" w:fill="D9D9D9" w:themeFill="background1" w:themeFillShade="D9"/>
          </w:tcPr>
          <w:p w14:paraId="053E8E0D" w14:textId="471D1361" w:rsidR="0034585D" w:rsidRDefault="0034585D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Dollars Requested</w:t>
            </w:r>
          </w:p>
        </w:tc>
        <w:tc>
          <w:tcPr>
            <w:tcW w:w="3117" w:type="dxa"/>
            <w:shd w:val="clear" w:color="auto" w:fill="D9D9D9" w:themeFill="background1" w:themeFillShade="D9"/>
          </w:tcPr>
          <w:p w14:paraId="19B04ABA" w14:textId="3048A260" w:rsidR="0034585D" w:rsidRDefault="0034585D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Dollars Awarded</w:t>
            </w:r>
          </w:p>
        </w:tc>
      </w:tr>
      <w:tr w:rsidR="0034585D" w14:paraId="19CE942A" w14:textId="77777777" w:rsidTr="0034585D">
        <w:trPr>
          <w:trHeight w:val="360"/>
        </w:trPr>
        <w:tc>
          <w:tcPr>
            <w:tcW w:w="3116" w:type="dxa"/>
            <w:shd w:val="clear" w:color="auto" w:fill="auto"/>
          </w:tcPr>
          <w:p w14:paraId="7DBD67C0" w14:textId="771697D4" w:rsidR="0034585D" w:rsidRDefault="00694902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CO Media Project </w:t>
            </w:r>
            <w:r w:rsidR="00EB4457" w:rsidRPr="00EB4457">
              <w:rPr>
                <w:color w:val="000000"/>
              </w:rPr>
              <w:t xml:space="preserve">(was not eligible b/c </w:t>
            </w:r>
            <w:proofErr w:type="spellStart"/>
            <w:r w:rsidR="00EB4457" w:rsidRPr="00EB4457">
              <w:rPr>
                <w:color w:val="000000"/>
              </w:rPr>
              <w:t>SACRed</w:t>
            </w:r>
            <w:proofErr w:type="spellEnd"/>
            <w:r w:rsidR="00EB4457" w:rsidRPr="00EB4457">
              <w:rPr>
                <w:color w:val="000000"/>
              </w:rPr>
              <w:t xml:space="preserve"> is not a media-focused organization)</w:t>
            </w:r>
          </w:p>
        </w:tc>
        <w:tc>
          <w:tcPr>
            <w:tcW w:w="3117" w:type="dxa"/>
            <w:gridSpan w:val="2"/>
            <w:shd w:val="clear" w:color="auto" w:fill="auto"/>
          </w:tcPr>
          <w:p w14:paraId="664230BA" w14:textId="77777777" w:rsidR="0034585D" w:rsidRDefault="0034585D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117" w:type="dxa"/>
            <w:shd w:val="clear" w:color="auto" w:fill="auto"/>
          </w:tcPr>
          <w:p w14:paraId="59D6A040" w14:textId="3D3875E4" w:rsidR="0034585D" w:rsidRDefault="000D219C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Not eligible </w:t>
            </w:r>
          </w:p>
        </w:tc>
      </w:tr>
      <w:tr w:rsidR="0034585D" w14:paraId="76926872" w14:textId="77777777" w:rsidTr="0034585D">
        <w:trPr>
          <w:trHeight w:val="360"/>
        </w:trPr>
        <w:tc>
          <w:tcPr>
            <w:tcW w:w="3116" w:type="dxa"/>
            <w:shd w:val="clear" w:color="auto" w:fill="auto"/>
          </w:tcPr>
          <w:p w14:paraId="44918B14" w14:textId="3E86062E" w:rsidR="0034585D" w:rsidRDefault="004427F4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CO Health Foundation – </w:t>
            </w:r>
            <w:r w:rsidRPr="003A2B8F">
              <w:rPr>
                <w:color w:val="000000"/>
              </w:rPr>
              <w:t>Advocacy and Justice with Communities of Color Funding Opportunity</w:t>
            </w:r>
          </w:p>
        </w:tc>
        <w:tc>
          <w:tcPr>
            <w:tcW w:w="3117" w:type="dxa"/>
            <w:gridSpan w:val="2"/>
            <w:shd w:val="clear" w:color="auto" w:fill="auto"/>
          </w:tcPr>
          <w:p w14:paraId="4BFAE849" w14:textId="6812B434" w:rsidR="0034585D" w:rsidRDefault="004427F4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Due J</w:t>
            </w:r>
            <w:r w:rsidR="003A2B8F">
              <w:rPr>
                <w:b/>
                <w:bCs/>
                <w:color w:val="000000"/>
              </w:rPr>
              <w:t>une</w:t>
            </w:r>
            <w:r>
              <w:rPr>
                <w:b/>
                <w:bCs/>
                <w:color w:val="000000"/>
              </w:rPr>
              <w:t xml:space="preserve"> 15</w:t>
            </w:r>
            <w:r w:rsidR="00601BDD">
              <w:rPr>
                <w:b/>
                <w:bCs/>
                <w:color w:val="000000"/>
              </w:rPr>
              <w:t xml:space="preserve"> – </w:t>
            </w:r>
            <w:r w:rsidR="00601BDD" w:rsidRPr="003A2B8F">
              <w:rPr>
                <w:color w:val="000000"/>
              </w:rPr>
              <w:t xml:space="preserve">is going to work with two volunteers to help develop the grant &amp; Board members </w:t>
            </w:r>
            <w:r w:rsidR="003A2B8F">
              <w:rPr>
                <w:color w:val="000000"/>
              </w:rPr>
              <w:t>($50k-$200k range)</w:t>
            </w:r>
            <w:r w:rsidR="00EB4457">
              <w:rPr>
                <w:color w:val="000000"/>
              </w:rPr>
              <w:t xml:space="preserve"> Est. $100k total ask for 12 months. </w:t>
            </w:r>
          </w:p>
          <w:p w14:paraId="1E91678B" w14:textId="027DC209" w:rsidR="00601BDD" w:rsidRPr="00CB7DE6" w:rsidRDefault="00CB7DE6">
            <w:pPr>
              <w:pStyle w:val="NormalWeb"/>
              <w:spacing w:before="0" w:beforeAutospacing="0" w:after="0" w:afterAutospacing="0"/>
              <w:rPr>
                <w:i/>
                <w:iCs/>
                <w:color w:val="000000"/>
              </w:rPr>
            </w:pPr>
            <w:r w:rsidRPr="00CB7DE6">
              <w:rPr>
                <w:i/>
                <w:iCs/>
                <w:color w:val="000000"/>
              </w:rPr>
              <w:t>Grants will typically range from $50,000 to $200,000 annually per organization. Grant duration will range from two to five years.</w:t>
            </w:r>
          </w:p>
        </w:tc>
        <w:tc>
          <w:tcPr>
            <w:tcW w:w="3117" w:type="dxa"/>
            <w:shd w:val="clear" w:color="auto" w:fill="auto"/>
          </w:tcPr>
          <w:p w14:paraId="2516CBBA" w14:textId="0F03F63D" w:rsidR="0034585D" w:rsidRDefault="000D219C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Will develop &amp; intends to apply!</w:t>
            </w:r>
          </w:p>
        </w:tc>
      </w:tr>
      <w:tr w:rsidR="0034585D" w14:paraId="347B81AE" w14:textId="77777777" w:rsidTr="0034585D">
        <w:trPr>
          <w:trHeight w:val="360"/>
        </w:trPr>
        <w:tc>
          <w:tcPr>
            <w:tcW w:w="3116" w:type="dxa"/>
            <w:shd w:val="clear" w:color="auto" w:fill="auto"/>
          </w:tcPr>
          <w:p w14:paraId="4726ACB0" w14:textId="499DE04E" w:rsidR="0034585D" w:rsidRDefault="00181DFE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CO </w:t>
            </w:r>
            <w:r w:rsidR="003D13A3">
              <w:rPr>
                <w:b/>
                <w:bCs/>
                <w:color w:val="000000"/>
              </w:rPr>
              <w:t xml:space="preserve">Trust Foundation – Seven Initiatives </w:t>
            </w:r>
            <w:r w:rsidR="00E36DB8">
              <w:rPr>
                <w:b/>
                <w:bCs/>
                <w:color w:val="000000"/>
              </w:rPr>
              <w:t>(CRI) grant</w:t>
            </w:r>
            <w:r w:rsidR="00067B32">
              <w:rPr>
                <w:b/>
                <w:bCs/>
                <w:color w:val="000000"/>
              </w:rPr>
              <w:t xml:space="preserve"> </w:t>
            </w:r>
            <w:r w:rsidR="00067B32" w:rsidRPr="00067B32">
              <w:rPr>
                <w:color w:val="000000"/>
              </w:rPr>
              <w:t>~ didn’t have enough collaborators to submit, decided not to apply</w:t>
            </w:r>
            <w:r w:rsidR="00067B32">
              <w:rPr>
                <w:color w:val="000000"/>
              </w:rPr>
              <w:t xml:space="preserve"> in March</w:t>
            </w:r>
          </w:p>
        </w:tc>
        <w:tc>
          <w:tcPr>
            <w:tcW w:w="3117" w:type="dxa"/>
            <w:gridSpan w:val="2"/>
            <w:shd w:val="clear" w:color="auto" w:fill="auto"/>
          </w:tcPr>
          <w:p w14:paraId="31BBC669" w14:textId="77777777" w:rsidR="0034585D" w:rsidRDefault="0034585D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117" w:type="dxa"/>
            <w:shd w:val="clear" w:color="auto" w:fill="auto"/>
          </w:tcPr>
          <w:p w14:paraId="69BDE15C" w14:textId="04102CF8" w:rsidR="0034585D" w:rsidRDefault="000D219C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Did not apply</w:t>
            </w:r>
          </w:p>
        </w:tc>
      </w:tr>
    </w:tbl>
    <w:p w14:paraId="5C922C53" w14:textId="77777777" w:rsidR="00AA7ED3" w:rsidRDefault="00AA7ED3" w:rsidP="00F734E7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</w:rPr>
      </w:pPr>
    </w:p>
    <w:p w14:paraId="2270B6BA" w14:textId="77777777" w:rsidR="005E4D6E" w:rsidRDefault="005E4D6E" w:rsidP="005E4D6E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 w:rsidRPr="00B856A2">
        <w:rPr>
          <w:rFonts w:ascii="Times New Roman" w:hAnsi="Times New Roman" w:cs="Times New Roman"/>
          <w:b/>
          <w:bCs/>
          <w:color w:val="auto"/>
        </w:rPr>
        <w:t xml:space="preserve">What did you most appreciate about working with </w:t>
      </w:r>
      <w:proofErr w:type="spellStart"/>
      <w:r w:rsidRPr="00B856A2">
        <w:rPr>
          <w:rFonts w:ascii="Times New Roman" w:hAnsi="Times New Roman" w:cs="Times New Roman"/>
          <w:b/>
          <w:bCs/>
          <w:color w:val="auto"/>
        </w:rPr>
        <w:t>GrantCorps</w:t>
      </w:r>
      <w:proofErr w:type="spellEnd"/>
      <w:r w:rsidRPr="00A5699D">
        <w:rPr>
          <w:rFonts w:ascii="Times New Roman" w:hAnsi="Times New Roman" w:cs="Times New Roman"/>
          <w:color w:val="auto"/>
        </w:rPr>
        <w:t>?</w:t>
      </w:r>
    </w:p>
    <w:p w14:paraId="5958F705" w14:textId="2C153DC1" w:rsidR="005A461E" w:rsidRDefault="004650F5" w:rsidP="004650F5">
      <w:pPr>
        <w:pStyle w:val="Default"/>
        <w:numPr>
          <w:ilvl w:val="0"/>
          <w:numId w:val="9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What I really appreciated about working with you was when you listened to my needs, like truly listened to what I needed to focus on. You guys allowed me time and space to make room for this.</w:t>
      </w:r>
      <w:r w:rsidR="004D7F39">
        <w:rPr>
          <w:rFonts w:ascii="Times New Roman" w:hAnsi="Times New Roman" w:cs="Times New Roman"/>
          <w:color w:val="auto"/>
        </w:rPr>
        <w:t xml:space="preserve"> That flexibility made me feel seen and appreciated.</w:t>
      </w:r>
    </w:p>
    <w:p w14:paraId="26C0BE18" w14:textId="3D41605B" w:rsidR="004D7F39" w:rsidRDefault="004D7F39" w:rsidP="004650F5">
      <w:pPr>
        <w:pStyle w:val="Default"/>
        <w:numPr>
          <w:ilvl w:val="0"/>
          <w:numId w:val="9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I </w:t>
      </w:r>
      <w:proofErr w:type="gramStart"/>
      <w:r>
        <w:rPr>
          <w:rFonts w:ascii="Times New Roman" w:hAnsi="Times New Roman" w:cs="Times New Roman"/>
          <w:color w:val="auto"/>
        </w:rPr>
        <w:t>liked</w:t>
      </w:r>
      <w:proofErr w:type="gramEnd"/>
      <w:r>
        <w:rPr>
          <w:rFonts w:ascii="Times New Roman" w:hAnsi="Times New Roman" w:cs="Times New Roman"/>
          <w:color w:val="auto"/>
        </w:rPr>
        <w:t xml:space="preserve"> that we worked together as a team. Working together helped me work on my own team-building skills\</w:t>
      </w:r>
    </w:p>
    <w:p w14:paraId="5FC3A5B5" w14:textId="19545A58" w:rsidR="004D7F39" w:rsidRDefault="004D7F39" w:rsidP="004650F5">
      <w:pPr>
        <w:pStyle w:val="Default"/>
        <w:numPr>
          <w:ilvl w:val="0"/>
          <w:numId w:val="9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Communication</w:t>
      </w:r>
    </w:p>
    <w:p w14:paraId="33F9034E" w14:textId="558E5E2C" w:rsidR="001B08FB" w:rsidRPr="00CB7DE6" w:rsidRDefault="004D7F39" w:rsidP="00FC69C8">
      <w:pPr>
        <w:pStyle w:val="Default"/>
        <w:numPr>
          <w:ilvl w:val="0"/>
          <w:numId w:val="9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Follow-up</w:t>
      </w:r>
    </w:p>
    <w:p w14:paraId="5F0982D7" w14:textId="06A2F0B5" w:rsidR="00FC69C8" w:rsidRDefault="00FC69C8" w:rsidP="001B08FB">
      <w:pPr>
        <w:pStyle w:val="Default"/>
        <w:numPr>
          <w:ilvl w:val="1"/>
          <w:numId w:val="10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Listened to her </w:t>
      </w:r>
      <w:proofErr w:type="gramStart"/>
      <w:r>
        <w:rPr>
          <w:rFonts w:ascii="Times New Roman" w:hAnsi="Times New Roman" w:cs="Times New Roman"/>
          <w:color w:val="auto"/>
        </w:rPr>
        <w:t>needs</w:t>
      </w:r>
      <w:proofErr w:type="gramEnd"/>
    </w:p>
    <w:p w14:paraId="5A4CE157" w14:textId="445DB067" w:rsidR="00FC69C8" w:rsidRDefault="00FC69C8" w:rsidP="001B08FB">
      <w:pPr>
        <w:pStyle w:val="Default"/>
        <w:numPr>
          <w:ilvl w:val="1"/>
          <w:numId w:val="10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Worked with her on </w:t>
      </w:r>
      <w:r w:rsidR="00770BB3">
        <w:rPr>
          <w:rFonts w:ascii="Times New Roman" w:hAnsi="Times New Roman" w:cs="Times New Roman"/>
          <w:color w:val="auto"/>
        </w:rPr>
        <w:t>her timeline, when you have a lot on your plate</w:t>
      </w:r>
      <w:r w:rsidR="00885078">
        <w:rPr>
          <w:rFonts w:ascii="Times New Roman" w:hAnsi="Times New Roman" w:cs="Times New Roman"/>
          <w:color w:val="auto"/>
        </w:rPr>
        <w:t xml:space="preserve"> (</w:t>
      </w:r>
      <w:proofErr w:type="spellStart"/>
      <w:r w:rsidR="00885078">
        <w:rPr>
          <w:rFonts w:ascii="Times New Roman" w:hAnsi="Times New Roman" w:cs="Times New Roman"/>
          <w:color w:val="auto"/>
        </w:rPr>
        <w:t>phD</w:t>
      </w:r>
      <w:proofErr w:type="spellEnd"/>
      <w:r w:rsidR="00885078">
        <w:rPr>
          <w:rFonts w:ascii="Times New Roman" w:hAnsi="Times New Roman" w:cs="Times New Roman"/>
          <w:color w:val="auto"/>
        </w:rPr>
        <w:t xml:space="preserve"> candidate, care giver, volunteer), and needed to do this work. The flexibility made her feel seen and appreciated for her time. </w:t>
      </w:r>
    </w:p>
    <w:p w14:paraId="09551243" w14:textId="594549F7" w:rsidR="00885078" w:rsidRDefault="001B08FB" w:rsidP="001B08FB">
      <w:pPr>
        <w:pStyle w:val="Default"/>
        <w:numPr>
          <w:ilvl w:val="1"/>
          <w:numId w:val="10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Team effort. Loved everyone’s input. Felt supported, b/c they worked together as a team, and this is what she is trying to emulate. Helped build her own skills in </w:t>
      </w:r>
      <w:proofErr w:type="gramStart"/>
      <w:r>
        <w:rPr>
          <w:rFonts w:ascii="Times New Roman" w:hAnsi="Times New Roman" w:cs="Times New Roman"/>
          <w:color w:val="auto"/>
        </w:rPr>
        <w:t>team-building</w:t>
      </w:r>
      <w:proofErr w:type="gramEnd"/>
      <w:r>
        <w:rPr>
          <w:rFonts w:ascii="Times New Roman" w:hAnsi="Times New Roman" w:cs="Times New Roman"/>
          <w:color w:val="auto"/>
        </w:rPr>
        <w:t>.</w:t>
      </w:r>
    </w:p>
    <w:p w14:paraId="457FFB84" w14:textId="52336DCF" w:rsidR="001B08FB" w:rsidRDefault="001B08FB" w:rsidP="001B08FB">
      <w:pPr>
        <w:pStyle w:val="Default"/>
        <w:numPr>
          <w:ilvl w:val="1"/>
          <w:numId w:val="10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Communication</w:t>
      </w:r>
    </w:p>
    <w:p w14:paraId="592A061E" w14:textId="1A087951" w:rsidR="001B08FB" w:rsidRDefault="001B08FB" w:rsidP="001B08FB">
      <w:pPr>
        <w:pStyle w:val="Default"/>
        <w:numPr>
          <w:ilvl w:val="1"/>
          <w:numId w:val="10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Follow-up</w:t>
      </w:r>
    </w:p>
    <w:p w14:paraId="6732BAEB" w14:textId="005ACA4B" w:rsidR="00383D0E" w:rsidRDefault="001B08FB" w:rsidP="00FC69C8">
      <w:pPr>
        <w:pStyle w:val="Default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ab/>
      </w:r>
    </w:p>
    <w:p w14:paraId="591ED1DD" w14:textId="3B54EF59" w:rsidR="005E4D6E" w:rsidRDefault="005E4D6E" w:rsidP="005E4D6E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 w:rsidRPr="00B856A2">
        <w:rPr>
          <w:rFonts w:ascii="Times New Roman" w:hAnsi="Times New Roman" w:cs="Times New Roman"/>
          <w:b/>
          <w:bCs/>
          <w:color w:val="auto"/>
        </w:rPr>
        <w:t>Did we help you address the grant development needs we identified in our Intake Meeting</w:t>
      </w:r>
      <w:r>
        <w:rPr>
          <w:rFonts w:ascii="Times New Roman" w:hAnsi="Times New Roman" w:cs="Times New Roman"/>
          <w:color w:val="auto"/>
        </w:rPr>
        <w:t xml:space="preserve">? </w:t>
      </w:r>
    </w:p>
    <w:p w14:paraId="194CC730" w14:textId="567047EF" w:rsidR="00102FD1" w:rsidRDefault="00102FD1" w:rsidP="00664F4A">
      <w:pPr>
        <w:pStyle w:val="Default"/>
        <w:numPr>
          <w:ilvl w:val="0"/>
          <w:numId w:val="9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Infrastructure </w:t>
      </w:r>
      <w:proofErr w:type="gramStart"/>
      <w:r>
        <w:rPr>
          <w:rFonts w:ascii="Times New Roman" w:hAnsi="Times New Roman" w:cs="Times New Roman"/>
          <w:color w:val="auto"/>
        </w:rPr>
        <w:t>in regards to</w:t>
      </w:r>
      <w:proofErr w:type="gramEnd"/>
      <w:r>
        <w:rPr>
          <w:rFonts w:ascii="Times New Roman" w:hAnsi="Times New Roman" w:cs="Times New Roman"/>
          <w:color w:val="auto"/>
        </w:rPr>
        <w:t xml:space="preserve"> policies, increasing my grant “Database” with aligned funders. </w:t>
      </w:r>
      <w:r w:rsidR="004A4CB3">
        <w:rPr>
          <w:rFonts w:ascii="Times New Roman" w:hAnsi="Times New Roman" w:cs="Times New Roman"/>
          <w:color w:val="auto"/>
        </w:rPr>
        <w:t>“</w:t>
      </w:r>
      <w:r>
        <w:rPr>
          <w:rFonts w:ascii="Times New Roman" w:hAnsi="Times New Roman" w:cs="Times New Roman"/>
          <w:color w:val="auto"/>
        </w:rPr>
        <w:t>Thank you so much for the logic model. That really made me look at the full scale or spectrum of the impact of the things we offer to the community.</w:t>
      </w:r>
      <w:r w:rsidR="004A4CB3">
        <w:rPr>
          <w:rFonts w:ascii="Times New Roman" w:hAnsi="Times New Roman" w:cs="Times New Roman"/>
          <w:color w:val="auto"/>
        </w:rPr>
        <w:t>”</w:t>
      </w:r>
      <w:r>
        <w:rPr>
          <w:rFonts w:ascii="Times New Roman" w:hAnsi="Times New Roman" w:cs="Times New Roman"/>
          <w:color w:val="auto"/>
        </w:rPr>
        <w:t xml:space="preserve"> We also worked on the board manual and strategic planning</w:t>
      </w:r>
      <w:r w:rsidR="009F59F5">
        <w:rPr>
          <w:rFonts w:ascii="Times New Roman" w:hAnsi="Times New Roman" w:cs="Times New Roman"/>
          <w:color w:val="auto"/>
        </w:rPr>
        <w:t>.</w:t>
      </w:r>
    </w:p>
    <w:p w14:paraId="3F004190" w14:textId="77777777" w:rsidR="002747F5" w:rsidRDefault="002747F5" w:rsidP="002747F5">
      <w:pPr>
        <w:pStyle w:val="Default"/>
        <w:rPr>
          <w:rFonts w:ascii="Times New Roman" w:hAnsi="Times New Roman" w:cs="Times New Roman"/>
          <w:color w:val="auto"/>
        </w:rPr>
      </w:pPr>
    </w:p>
    <w:p w14:paraId="0E65F264" w14:textId="77777777" w:rsidR="005E4D6E" w:rsidRDefault="005E4D6E" w:rsidP="00BD5327">
      <w:pPr>
        <w:pStyle w:val="Default"/>
        <w:ind w:firstLine="720"/>
        <w:rPr>
          <w:rFonts w:ascii="Times New Roman" w:hAnsi="Times New Roman" w:cs="Times New Roman"/>
          <w:color w:val="auto"/>
        </w:rPr>
      </w:pPr>
      <w:r w:rsidRPr="00B856A2">
        <w:rPr>
          <w:rFonts w:ascii="Times New Roman" w:hAnsi="Times New Roman" w:cs="Times New Roman"/>
          <w:b/>
          <w:bCs/>
          <w:color w:val="auto"/>
        </w:rPr>
        <w:t>If so, how</w:t>
      </w:r>
      <w:r>
        <w:rPr>
          <w:rFonts w:ascii="Times New Roman" w:hAnsi="Times New Roman" w:cs="Times New Roman"/>
          <w:color w:val="auto"/>
        </w:rPr>
        <w:t xml:space="preserve">? </w:t>
      </w:r>
    </w:p>
    <w:p w14:paraId="388EAF0C" w14:textId="3C084153" w:rsidR="002747F5" w:rsidRDefault="00A30A47" w:rsidP="00A30A47">
      <w:pPr>
        <w:pStyle w:val="Default"/>
        <w:numPr>
          <w:ilvl w:val="0"/>
          <w:numId w:val="9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Yes, and </w:t>
      </w:r>
      <w:proofErr w:type="gramStart"/>
      <w:r>
        <w:rPr>
          <w:rFonts w:ascii="Times New Roman" w:hAnsi="Times New Roman" w:cs="Times New Roman"/>
          <w:color w:val="auto"/>
        </w:rPr>
        <w:t>beyond</w:t>
      </w:r>
      <w:proofErr w:type="gramEnd"/>
    </w:p>
    <w:p w14:paraId="6B57AAF9" w14:textId="7F1C32F7" w:rsidR="00A30A47" w:rsidRDefault="00A30A47" w:rsidP="00A30A47">
      <w:pPr>
        <w:pStyle w:val="Default"/>
        <w:numPr>
          <w:ilvl w:val="0"/>
          <w:numId w:val="9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Basic core needs addressed, but also addressed additional </w:t>
      </w:r>
      <w:proofErr w:type="gramStart"/>
      <w:r>
        <w:rPr>
          <w:rFonts w:ascii="Times New Roman" w:hAnsi="Times New Roman" w:cs="Times New Roman"/>
          <w:color w:val="auto"/>
        </w:rPr>
        <w:t>concerns</w:t>
      </w:r>
      <w:proofErr w:type="gramEnd"/>
    </w:p>
    <w:p w14:paraId="43F68034" w14:textId="1414D20F" w:rsidR="00A30A47" w:rsidRDefault="00A30A47" w:rsidP="00BD5327">
      <w:pPr>
        <w:pStyle w:val="Default"/>
        <w:numPr>
          <w:ilvl w:val="0"/>
          <w:numId w:val="12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Such as conflict resolution policy</w:t>
      </w:r>
    </w:p>
    <w:p w14:paraId="7CCCD526" w14:textId="7998DA83" w:rsidR="00A30A47" w:rsidRDefault="00E006BD" w:rsidP="00BD5327">
      <w:pPr>
        <w:pStyle w:val="Default"/>
        <w:numPr>
          <w:ilvl w:val="0"/>
          <w:numId w:val="12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Prioritized areas, even if not asked in the </w:t>
      </w:r>
      <w:proofErr w:type="gramStart"/>
      <w:r>
        <w:rPr>
          <w:rFonts w:ascii="Times New Roman" w:hAnsi="Times New Roman" w:cs="Times New Roman"/>
          <w:color w:val="auto"/>
        </w:rPr>
        <w:t>beginning</w:t>
      </w:r>
      <w:proofErr w:type="gramEnd"/>
    </w:p>
    <w:p w14:paraId="02ED9F6A" w14:textId="77777777" w:rsidR="00BD5327" w:rsidRDefault="00BD5327" w:rsidP="00BD5327">
      <w:pPr>
        <w:pStyle w:val="Default"/>
        <w:ind w:left="1440"/>
        <w:rPr>
          <w:rFonts w:ascii="Times New Roman" w:hAnsi="Times New Roman" w:cs="Times New Roman"/>
          <w:color w:val="auto"/>
        </w:rPr>
      </w:pPr>
    </w:p>
    <w:p w14:paraId="5E009677" w14:textId="1BA5C4C4" w:rsidR="005F480D" w:rsidRDefault="005F480D" w:rsidP="005F480D">
      <w:pPr>
        <w:pStyle w:val="Default"/>
        <w:numPr>
          <w:ilvl w:val="0"/>
          <w:numId w:val="9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Infrastructure </w:t>
      </w:r>
      <w:proofErr w:type="gramStart"/>
      <w:r>
        <w:rPr>
          <w:rFonts w:ascii="Times New Roman" w:hAnsi="Times New Roman" w:cs="Times New Roman"/>
          <w:color w:val="auto"/>
        </w:rPr>
        <w:t>in regard to</w:t>
      </w:r>
      <w:proofErr w:type="gramEnd"/>
      <w:r>
        <w:rPr>
          <w:rFonts w:ascii="Times New Roman" w:hAnsi="Times New Roman" w:cs="Times New Roman"/>
          <w:color w:val="auto"/>
        </w:rPr>
        <w:t xml:space="preserve"> policies</w:t>
      </w:r>
    </w:p>
    <w:p w14:paraId="29F9C2DB" w14:textId="28CBEE7A" w:rsidR="005F480D" w:rsidRDefault="005F480D" w:rsidP="00BD5327">
      <w:pPr>
        <w:pStyle w:val="Default"/>
        <w:numPr>
          <w:ilvl w:val="0"/>
          <w:numId w:val="14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Ex: volunteers, board members</w:t>
      </w:r>
    </w:p>
    <w:p w14:paraId="0B9C9046" w14:textId="77777777" w:rsidR="00BD5327" w:rsidRDefault="00BD5327" w:rsidP="00BD5327">
      <w:pPr>
        <w:pStyle w:val="Default"/>
        <w:ind w:left="1440"/>
        <w:rPr>
          <w:rFonts w:ascii="Times New Roman" w:hAnsi="Times New Roman" w:cs="Times New Roman"/>
          <w:color w:val="auto"/>
        </w:rPr>
      </w:pPr>
    </w:p>
    <w:p w14:paraId="0BEDB532" w14:textId="2B9AD4B3" w:rsidR="005F480D" w:rsidRDefault="005F480D" w:rsidP="005F480D">
      <w:pPr>
        <w:pStyle w:val="Default"/>
        <w:numPr>
          <w:ilvl w:val="0"/>
          <w:numId w:val="9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Looking at funders an</w:t>
      </w:r>
      <w:r w:rsidR="00374146">
        <w:rPr>
          <w:rFonts w:ascii="Times New Roman" w:hAnsi="Times New Roman" w:cs="Times New Roman"/>
          <w:color w:val="auto"/>
        </w:rPr>
        <w:t xml:space="preserve">d grant ask </w:t>
      </w:r>
      <w:proofErr w:type="gramStart"/>
      <w:r w:rsidR="00374146">
        <w:rPr>
          <w:rFonts w:ascii="Times New Roman" w:hAnsi="Times New Roman" w:cs="Times New Roman"/>
          <w:color w:val="auto"/>
        </w:rPr>
        <w:t>amounts</w:t>
      </w:r>
      <w:proofErr w:type="gramEnd"/>
    </w:p>
    <w:p w14:paraId="1D294629" w14:textId="251CC70C" w:rsidR="007C42AE" w:rsidRPr="007C42AE" w:rsidRDefault="007C42AE" w:rsidP="007C42AE">
      <w:pPr>
        <w:pStyle w:val="Default"/>
        <w:numPr>
          <w:ilvl w:val="0"/>
          <w:numId w:val="9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Logic model helped communicate impact for </w:t>
      </w:r>
      <w:proofErr w:type="gramStart"/>
      <w:r>
        <w:rPr>
          <w:rFonts w:ascii="Times New Roman" w:hAnsi="Times New Roman" w:cs="Times New Roman"/>
          <w:color w:val="auto"/>
        </w:rPr>
        <w:t>community</w:t>
      </w:r>
      <w:proofErr w:type="gramEnd"/>
    </w:p>
    <w:p w14:paraId="5AA689C1" w14:textId="77777777" w:rsidR="00A30A47" w:rsidRDefault="00A30A47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</w:p>
    <w:p w14:paraId="6D19E1A0" w14:textId="0FE1EF20" w:rsidR="002747F5" w:rsidRDefault="00EC5DE3" w:rsidP="00BD5327">
      <w:pPr>
        <w:pStyle w:val="Default"/>
        <w:numPr>
          <w:ilvl w:val="0"/>
          <w:numId w:val="9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As we went through the process, </w:t>
      </w:r>
      <w:proofErr w:type="spellStart"/>
      <w:r>
        <w:rPr>
          <w:rFonts w:ascii="Times New Roman" w:hAnsi="Times New Roman" w:cs="Times New Roman"/>
          <w:color w:val="auto"/>
        </w:rPr>
        <w:t>ID’d</w:t>
      </w:r>
      <w:proofErr w:type="spellEnd"/>
      <w:r>
        <w:rPr>
          <w:rFonts w:ascii="Times New Roman" w:hAnsi="Times New Roman" w:cs="Times New Roman"/>
          <w:color w:val="auto"/>
        </w:rPr>
        <w:t xml:space="preserve"> other opportunities for learning and creating the nonprofit, </w:t>
      </w:r>
      <w:r w:rsidR="00E4456E">
        <w:rPr>
          <w:rFonts w:ascii="Times New Roman" w:hAnsi="Times New Roman" w:cs="Times New Roman"/>
          <w:color w:val="auto"/>
        </w:rPr>
        <w:t xml:space="preserve">and in creating a good company culture – this was something that came out as needing to be addressed. </w:t>
      </w:r>
    </w:p>
    <w:p w14:paraId="184C60AE" w14:textId="77777777" w:rsidR="002747F5" w:rsidRDefault="002747F5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</w:p>
    <w:p w14:paraId="78109767" w14:textId="77777777" w:rsidR="005E4D6E" w:rsidRDefault="005E4D6E" w:rsidP="001708EA">
      <w:pPr>
        <w:pStyle w:val="Default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(</w:t>
      </w:r>
      <w:r w:rsidRPr="00F83708">
        <w:rPr>
          <w:rFonts w:ascii="Times New Roman" w:hAnsi="Times New Roman" w:cs="Times New Roman"/>
          <w:i/>
          <w:iCs/>
          <w:color w:val="auto"/>
        </w:rPr>
        <w:t>Take notes for this question on the table above, and relative to each need. Add additional needs addressed if applicable</w:t>
      </w:r>
      <w:r>
        <w:rPr>
          <w:rFonts w:ascii="Times New Roman" w:hAnsi="Times New Roman" w:cs="Times New Roman"/>
          <w:color w:val="auto"/>
        </w:rPr>
        <w:t>.)</w:t>
      </w:r>
    </w:p>
    <w:p w14:paraId="2F8D49A6" w14:textId="77777777" w:rsidR="005E4D6E" w:rsidRDefault="005E4D6E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</w:p>
    <w:p w14:paraId="1DC99E2F" w14:textId="1A07599D" w:rsidR="006870E3" w:rsidRPr="00F770DB" w:rsidRDefault="005E4D6E" w:rsidP="006870E3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 w:rsidRPr="00B856A2">
        <w:rPr>
          <w:rFonts w:ascii="Times New Roman" w:hAnsi="Times New Roman" w:cs="Times New Roman"/>
          <w:b/>
          <w:bCs/>
          <w:color w:val="auto"/>
        </w:rPr>
        <w:t xml:space="preserve">What activities and services provided by </w:t>
      </w:r>
      <w:proofErr w:type="spellStart"/>
      <w:r w:rsidRPr="00B856A2">
        <w:rPr>
          <w:rFonts w:ascii="Times New Roman" w:hAnsi="Times New Roman" w:cs="Times New Roman"/>
          <w:b/>
          <w:bCs/>
          <w:color w:val="auto"/>
        </w:rPr>
        <w:t>GrantCorps</w:t>
      </w:r>
      <w:proofErr w:type="spellEnd"/>
      <w:r w:rsidRPr="00B856A2">
        <w:rPr>
          <w:rFonts w:ascii="Times New Roman" w:hAnsi="Times New Roman" w:cs="Times New Roman"/>
          <w:b/>
          <w:bCs/>
          <w:color w:val="auto"/>
        </w:rPr>
        <w:t xml:space="preserve"> were most helpful to you and your organization</w:t>
      </w:r>
      <w:r>
        <w:rPr>
          <w:rFonts w:ascii="Times New Roman" w:hAnsi="Times New Roman" w:cs="Times New Roman"/>
          <w:color w:val="auto"/>
        </w:rPr>
        <w:t xml:space="preserve">? </w:t>
      </w:r>
    </w:p>
    <w:p w14:paraId="7EA8C490" w14:textId="0A1BB4CF" w:rsidR="006870E3" w:rsidRDefault="00E54207" w:rsidP="00A20FC1">
      <w:pPr>
        <w:pStyle w:val="Default"/>
        <w:numPr>
          <w:ilvl w:val="0"/>
          <w:numId w:val="9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Consultation was really important, appreciated Felicia’s </w:t>
      </w:r>
      <w:proofErr w:type="gramStart"/>
      <w:r>
        <w:rPr>
          <w:rFonts w:ascii="Times New Roman" w:hAnsi="Times New Roman" w:cs="Times New Roman"/>
          <w:color w:val="auto"/>
        </w:rPr>
        <w:t>expertise</w:t>
      </w:r>
      <w:proofErr w:type="gramEnd"/>
    </w:p>
    <w:p w14:paraId="54080643" w14:textId="4DE899F3" w:rsidR="00E54207" w:rsidRDefault="00E54207" w:rsidP="00A20FC1">
      <w:pPr>
        <w:pStyle w:val="Default"/>
        <w:numPr>
          <w:ilvl w:val="0"/>
          <w:numId w:val="9"/>
        </w:numPr>
        <w:rPr>
          <w:rFonts w:ascii="Times New Roman" w:hAnsi="Times New Roman" w:cs="Times New Roman"/>
          <w:color w:val="auto"/>
        </w:rPr>
      </w:pPr>
      <w:proofErr w:type="gramStart"/>
      <w:r>
        <w:rPr>
          <w:rFonts w:ascii="Times New Roman" w:hAnsi="Times New Roman" w:cs="Times New Roman"/>
          <w:color w:val="auto"/>
        </w:rPr>
        <w:t>Team-building</w:t>
      </w:r>
      <w:proofErr w:type="gramEnd"/>
      <w:r>
        <w:rPr>
          <w:rFonts w:ascii="Times New Roman" w:hAnsi="Times New Roman" w:cs="Times New Roman"/>
          <w:color w:val="auto"/>
        </w:rPr>
        <w:t xml:space="preserve"> for t</w:t>
      </w:r>
      <w:r w:rsidR="009C3862">
        <w:rPr>
          <w:rFonts w:ascii="Times New Roman" w:hAnsi="Times New Roman" w:cs="Times New Roman"/>
          <w:color w:val="auto"/>
        </w:rPr>
        <w:t>he work being done</w:t>
      </w:r>
    </w:p>
    <w:p w14:paraId="76B6E367" w14:textId="482526FC" w:rsidR="009C3862" w:rsidRDefault="009C3862" w:rsidP="00A20FC1">
      <w:pPr>
        <w:pStyle w:val="Default"/>
        <w:numPr>
          <w:ilvl w:val="0"/>
          <w:numId w:val="9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Felt more confident once things were explained, then </w:t>
      </w:r>
      <w:proofErr w:type="gramStart"/>
      <w:r>
        <w:rPr>
          <w:rFonts w:ascii="Times New Roman" w:hAnsi="Times New Roman" w:cs="Times New Roman"/>
          <w:color w:val="auto"/>
        </w:rPr>
        <w:t>implemented</w:t>
      </w:r>
      <w:proofErr w:type="gramEnd"/>
    </w:p>
    <w:p w14:paraId="6B3C4FB0" w14:textId="17D664CD" w:rsidR="009C3862" w:rsidRDefault="009C3862" w:rsidP="00A20FC1">
      <w:pPr>
        <w:pStyle w:val="Default"/>
        <w:numPr>
          <w:ilvl w:val="0"/>
          <w:numId w:val="9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Task lists help move the work forward in the right </w:t>
      </w:r>
      <w:proofErr w:type="gramStart"/>
      <w:r>
        <w:rPr>
          <w:rFonts w:ascii="Times New Roman" w:hAnsi="Times New Roman" w:cs="Times New Roman"/>
          <w:color w:val="auto"/>
        </w:rPr>
        <w:t>direction</w:t>
      </w:r>
      <w:proofErr w:type="gramEnd"/>
    </w:p>
    <w:p w14:paraId="7F377365" w14:textId="439A5293" w:rsidR="00E05696" w:rsidRDefault="00DE2305" w:rsidP="00E05696">
      <w:pPr>
        <w:pStyle w:val="Default"/>
        <w:numPr>
          <w:ilvl w:val="1"/>
          <w:numId w:val="9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During meetings, Felicia would send follow-up emails </w:t>
      </w:r>
      <w:r w:rsidR="003E5D1F">
        <w:rPr>
          <w:rFonts w:ascii="Times New Roman" w:hAnsi="Times New Roman" w:cs="Times New Roman"/>
          <w:color w:val="auto"/>
        </w:rPr>
        <w:t xml:space="preserve">for what Benu asked and next steps moving </w:t>
      </w:r>
      <w:proofErr w:type="gramStart"/>
      <w:r w:rsidR="003E5D1F">
        <w:rPr>
          <w:rFonts w:ascii="Times New Roman" w:hAnsi="Times New Roman" w:cs="Times New Roman"/>
          <w:color w:val="auto"/>
        </w:rPr>
        <w:t>forward</w:t>
      </w:r>
      <w:proofErr w:type="gramEnd"/>
    </w:p>
    <w:p w14:paraId="0004C00A" w14:textId="37076A01" w:rsidR="00383D0E" w:rsidRPr="00F770DB" w:rsidRDefault="003E5D1F" w:rsidP="00F770DB">
      <w:pPr>
        <w:pStyle w:val="Default"/>
        <w:numPr>
          <w:ilvl w:val="1"/>
          <w:numId w:val="9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If there was any confusion or needed clarification</w:t>
      </w:r>
      <w:r w:rsidR="00A40267">
        <w:rPr>
          <w:rFonts w:ascii="Times New Roman" w:hAnsi="Times New Roman" w:cs="Times New Roman"/>
          <w:color w:val="auto"/>
        </w:rPr>
        <w:t xml:space="preserve">, those would be addressed during the </w:t>
      </w:r>
      <w:r w:rsidR="005054DD">
        <w:rPr>
          <w:rFonts w:ascii="Times New Roman" w:hAnsi="Times New Roman" w:cs="Times New Roman"/>
          <w:color w:val="auto"/>
        </w:rPr>
        <w:t>Zoom</w:t>
      </w:r>
      <w:r w:rsidR="00A40267">
        <w:rPr>
          <w:rFonts w:ascii="Times New Roman" w:hAnsi="Times New Roman" w:cs="Times New Roman"/>
          <w:color w:val="auto"/>
        </w:rPr>
        <w:t xml:space="preserve"> </w:t>
      </w:r>
      <w:proofErr w:type="gramStart"/>
      <w:r w:rsidR="00A40267">
        <w:rPr>
          <w:rFonts w:ascii="Times New Roman" w:hAnsi="Times New Roman" w:cs="Times New Roman"/>
          <w:color w:val="auto"/>
        </w:rPr>
        <w:t>call</w:t>
      </w:r>
      <w:r w:rsidR="005054DD">
        <w:rPr>
          <w:rFonts w:ascii="Times New Roman" w:hAnsi="Times New Roman" w:cs="Times New Roman"/>
          <w:color w:val="auto"/>
        </w:rPr>
        <w:t>s</w:t>
      </w:r>
      <w:proofErr w:type="gramEnd"/>
    </w:p>
    <w:p w14:paraId="0857AF90" w14:textId="2CB0F327" w:rsidR="009C3862" w:rsidRDefault="009C3862" w:rsidP="00A20FC1">
      <w:pPr>
        <w:pStyle w:val="Default"/>
        <w:numPr>
          <w:ilvl w:val="0"/>
          <w:numId w:val="9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Boost to leadership skills, made Benu more </w:t>
      </w:r>
      <w:proofErr w:type="gramStart"/>
      <w:r>
        <w:rPr>
          <w:rFonts w:ascii="Times New Roman" w:hAnsi="Times New Roman" w:cs="Times New Roman"/>
          <w:color w:val="auto"/>
        </w:rPr>
        <w:t>proactive</w:t>
      </w:r>
      <w:proofErr w:type="gramEnd"/>
    </w:p>
    <w:p w14:paraId="3B7D5739" w14:textId="53C7C86A" w:rsidR="009C3862" w:rsidRDefault="009C3862" w:rsidP="00A20FC1">
      <w:pPr>
        <w:pStyle w:val="Default"/>
        <w:numPr>
          <w:ilvl w:val="0"/>
          <w:numId w:val="9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More community relationship </w:t>
      </w:r>
      <w:proofErr w:type="gramStart"/>
      <w:r>
        <w:rPr>
          <w:rFonts w:ascii="Times New Roman" w:hAnsi="Times New Roman" w:cs="Times New Roman"/>
          <w:color w:val="auto"/>
        </w:rPr>
        <w:t>building</w:t>
      </w:r>
      <w:proofErr w:type="gramEnd"/>
    </w:p>
    <w:p w14:paraId="7463F1C0" w14:textId="77777777" w:rsidR="00BD5327" w:rsidDel="009177AC" w:rsidRDefault="00BD5327" w:rsidP="00846A1F">
      <w:pPr>
        <w:pStyle w:val="Default"/>
        <w:rPr>
          <w:ins w:id="0" w:author="{2D01968A-3AEC-4BCB-A0D0-4F0761DFA50C}" w:date="2024-05-09T11:29:00Z" w16du:dateUtc="2024-05-09T17:29:00Z"/>
          <w:del w:id="1" w:author="{32ADC581-C2D8-4147-AEE6-E62E85E39F70}" w:date="2024-05-09T11:30:00Z" w16du:dateUtc="2024-05-09T17:30:00Z"/>
          <w:rFonts w:ascii="Times New Roman" w:hAnsi="Times New Roman" w:cs="Times New Roman"/>
          <w:color w:val="auto"/>
        </w:rPr>
      </w:pPr>
    </w:p>
    <w:p w14:paraId="29EEE5E1" w14:textId="77777777" w:rsidR="005E4D6E" w:rsidRDefault="005E4D6E" w:rsidP="00BD5327">
      <w:pPr>
        <w:pStyle w:val="Default"/>
        <w:ind w:firstLine="720"/>
        <w:rPr>
          <w:rFonts w:ascii="Times New Roman" w:hAnsi="Times New Roman" w:cs="Times New Roman"/>
          <w:color w:val="auto"/>
        </w:rPr>
      </w:pPr>
      <w:r w:rsidRPr="00B856A2">
        <w:rPr>
          <w:rFonts w:ascii="Times New Roman" w:hAnsi="Times New Roman" w:cs="Times New Roman"/>
          <w:b/>
          <w:bCs/>
          <w:color w:val="auto"/>
        </w:rPr>
        <w:t>Why</w:t>
      </w:r>
      <w:r>
        <w:rPr>
          <w:rFonts w:ascii="Times New Roman" w:hAnsi="Times New Roman" w:cs="Times New Roman"/>
          <w:color w:val="auto"/>
        </w:rPr>
        <w:t>?</w:t>
      </w:r>
    </w:p>
    <w:p w14:paraId="2DFAB093" w14:textId="19788F37" w:rsidR="009177AC" w:rsidRDefault="009177AC" w:rsidP="00BD5327">
      <w:pPr>
        <w:pStyle w:val="Default"/>
        <w:numPr>
          <w:ilvl w:val="0"/>
          <w:numId w:val="9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“I really appreciated the expertise that felicia brought. Working together as a team and working on the tasks that were requested by me” “She [Felicia] would give me the things I had talked about and asked to do” “</w:t>
      </w:r>
      <w:r w:rsidR="00A138BC">
        <w:rPr>
          <w:rFonts w:ascii="Times New Roman" w:hAnsi="Times New Roman" w:cs="Times New Roman"/>
          <w:color w:val="auto"/>
        </w:rPr>
        <w:t xml:space="preserve">We were actively engaged to make sure it was getting </w:t>
      </w:r>
      <w:proofErr w:type="gramStart"/>
      <w:r w:rsidR="00A138BC">
        <w:rPr>
          <w:rFonts w:ascii="Times New Roman" w:hAnsi="Times New Roman" w:cs="Times New Roman"/>
          <w:color w:val="auto"/>
        </w:rPr>
        <w:t>done</w:t>
      </w:r>
      <w:proofErr w:type="gramEnd"/>
      <w:r w:rsidR="00A138BC">
        <w:rPr>
          <w:rFonts w:ascii="Times New Roman" w:hAnsi="Times New Roman" w:cs="Times New Roman"/>
          <w:color w:val="auto"/>
        </w:rPr>
        <w:t>”</w:t>
      </w:r>
    </w:p>
    <w:p w14:paraId="3CB4141E" w14:textId="77777777" w:rsidR="00BD5327" w:rsidRDefault="00BD5327" w:rsidP="00C01A30">
      <w:pPr>
        <w:pStyle w:val="Default"/>
        <w:rPr>
          <w:rFonts w:ascii="Times New Roman" w:hAnsi="Times New Roman" w:cs="Times New Roman"/>
          <w:color w:val="auto"/>
        </w:rPr>
      </w:pPr>
    </w:p>
    <w:p w14:paraId="0781E41E" w14:textId="77777777" w:rsidR="005E4D6E" w:rsidRPr="00F83708" w:rsidRDefault="005E4D6E" w:rsidP="005E4D6E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 w:rsidRPr="00125ACC">
        <w:rPr>
          <w:rFonts w:ascii="Times New Roman" w:hAnsi="Times New Roman" w:cs="Times New Roman"/>
          <w:b/>
          <w:bCs/>
          <w:color w:val="auto"/>
        </w:rPr>
        <w:t xml:space="preserve">Did you apply for any NEW grants </w:t>
      </w:r>
      <w:proofErr w:type="gramStart"/>
      <w:r w:rsidRPr="00125ACC">
        <w:rPr>
          <w:rFonts w:ascii="Times New Roman" w:hAnsi="Times New Roman" w:cs="Times New Roman"/>
          <w:b/>
          <w:bCs/>
          <w:color w:val="auto"/>
        </w:rPr>
        <w:t>as a result of</w:t>
      </w:r>
      <w:proofErr w:type="gramEnd"/>
      <w:r w:rsidRPr="00125ACC">
        <w:rPr>
          <w:rFonts w:ascii="Times New Roman" w:hAnsi="Times New Roman" w:cs="Times New Roman"/>
          <w:b/>
          <w:bCs/>
          <w:color w:val="auto"/>
        </w:rPr>
        <w:t xml:space="preserve"> the program</w:t>
      </w:r>
      <w:r>
        <w:rPr>
          <w:rFonts w:ascii="Times New Roman" w:hAnsi="Times New Roman" w:cs="Times New Roman"/>
          <w:color w:val="auto"/>
        </w:rPr>
        <w:t>? (</w:t>
      </w:r>
      <w:r w:rsidRPr="00F83708">
        <w:rPr>
          <w:rFonts w:ascii="Times New Roman" w:hAnsi="Times New Roman" w:cs="Times New Roman"/>
          <w:i/>
          <w:iCs/>
          <w:color w:val="auto"/>
        </w:rPr>
        <w:t>Take notes for this question on the table above</w:t>
      </w:r>
      <w:r>
        <w:rPr>
          <w:rFonts w:ascii="Times New Roman" w:hAnsi="Times New Roman" w:cs="Times New Roman"/>
          <w:i/>
          <w:iCs/>
          <w:color w:val="auto"/>
        </w:rPr>
        <w:t>.</w:t>
      </w:r>
      <w:r>
        <w:rPr>
          <w:rFonts w:ascii="Times New Roman" w:hAnsi="Times New Roman" w:cs="Times New Roman"/>
          <w:color w:val="auto"/>
        </w:rPr>
        <w:t>)</w:t>
      </w:r>
    </w:p>
    <w:p w14:paraId="3060149A" w14:textId="77777777" w:rsidR="00E47605" w:rsidRDefault="00E47605" w:rsidP="00E47605">
      <w:pPr>
        <w:pStyle w:val="Default"/>
        <w:rPr>
          <w:rFonts w:ascii="Times New Roman" w:hAnsi="Times New Roman" w:cs="Times New Roman"/>
          <w:color w:val="auto"/>
        </w:rPr>
      </w:pPr>
    </w:p>
    <w:p w14:paraId="3D33298A" w14:textId="515E612D" w:rsidR="00E47605" w:rsidRDefault="00E47605" w:rsidP="00E47605">
      <w:pPr>
        <w:pStyle w:val="Default"/>
        <w:numPr>
          <w:ilvl w:val="0"/>
          <w:numId w:val="9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Yes, I did, but I did not receive </w:t>
      </w:r>
      <w:proofErr w:type="gramStart"/>
      <w:r>
        <w:rPr>
          <w:rFonts w:ascii="Times New Roman" w:hAnsi="Times New Roman" w:cs="Times New Roman"/>
          <w:color w:val="auto"/>
        </w:rPr>
        <w:t>them</w:t>
      </w:r>
      <w:proofErr w:type="gramEnd"/>
    </w:p>
    <w:p w14:paraId="58886BD3" w14:textId="1A30FE6B" w:rsidR="00E47605" w:rsidRDefault="00E47605" w:rsidP="00E47605">
      <w:pPr>
        <w:pStyle w:val="Default"/>
        <w:numPr>
          <w:ilvl w:val="0"/>
          <w:numId w:val="9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Realized that they needed </w:t>
      </w:r>
      <w:proofErr w:type="gramStart"/>
      <w:r>
        <w:rPr>
          <w:rFonts w:ascii="Times New Roman" w:hAnsi="Times New Roman" w:cs="Times New Roman"/>
          <w:color w:val="auto"/>
        </w:rPr>
        <w:t>collaboration</w:t>
      </w:r>
      <w:proofErr w:type="gramEnd"/>
    </w:p>
    <w:p w14:paraId="7B18CC55" w14:textId="1A2453E0" w:rsidR="00E47605" w:rsidRDefault="00CC304F" w:rsidP="00E47605">
      <w:pPr>
        <w:pStyle w:val="Default"/>
        <w:numPr>
          <w:ilvl w:val="0"/>
          <w:numId w:val="9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Needing the time and space to get others on board with grant </w:t>
      </w:r>
      <w:proofErr w:type="gramStart"/>
      <w:r>
        <w:rPr>
          <w:rFonts w:ascii="Times New Roman" w:hAnsi="Times New Roman" w:cs="Times New Roman"/>
          <w:color w:val="auto"/>
        </w:rPr>
        <w:t>applications</w:t>
      </w:r>
      <w:proofErr w:type="gramEnd"/>
    </w:p>
    <w:p w14:paraId="1FBAA688" w14:textId="37B053FC" w:rsidR="00CC304F" w:rsidRDefault="00CC304F" w:rsidP="00E47605">
      <w:pPr>
        <w:pStyle w:val="Default"/>
        <w:numPr>
          <w:ilvl w:val="0"/>
          <w:numId w:val="9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Letter of collaborations moving forward</w:t>
      </w:r>
    </w:p>
    <w:p w14:paraId="53E3B75E" w14:textId="35469AAF" w:rsidR="00CC304F" w:rsidRDefault="00CC304F" w:rsidP="00CC304F">
      <w:pPr>
        <w:pStyle w:val="Default"/>
        <w:numPr>
          <w:ilvl w:val="1"/>
          <w:numId w:val="9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A-OK ahead of time</w:t>
      </w:r>
    </w:p>
    <w:p w14:paraId="1DDFF517" w14:textId="6169531F" w:rsidR="00CC304F" w:rsidRDefault="00CC304F" w:rsidP="00CC304F">
      <w:pPr>
        <w:pStyle w:val="Default"/>
        <w:numPr>
          <w:ilvl w:val="1"/>
          <w:numId w:val="9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Goals &amp; missions in alignment</w:t>
      </w:r>
    </w:p>
    <w:p w14:paraId="53BCE5C2" w14:textId="3EAA6FA3" w:rsidR="0004478A" w:rsidRDefault="0004478A" w:rsidP="0004478A">
      <w:pPr>
        <w:pStyle w:val="Default"/>
        <w:numPr>
          <w:ilvl w:val="0"/>
          <w:numId w:val="9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Gained more confidence around the ask </w:t>
      </w:r>
      <w:r w:rsidR="006810D2">
        <w:rPr>
          <w:rFonts w:ascii="Times New Roman" w:hAnsi="Times New Roman" w:cs="Times New Roman"/>
          <w:color w:val="auto"/>
        </w:rPr>
        <w:t>for collaboration for big grants (</w:t>
      </w:r>
      <w:r w:rsidR="000C754E">
        <w:rPr>
          <w:rFonts w:ascii="Times New Roman" w:hAnsi="Times New Roman" w:cs="Times New Roman"/>
          <w:color w:val="auto"/>
        </w:rPr>
        <w:t>+$1 million)</w:t>
      </w:r>
    </w:p>
    <w:p w14:paraId="5652BA80" w14:textId="7E5F888F" w:rsidR="000C754E" w:rsidRDefault="000C754E" w:rsidP="0004478A">
      <w:pPr>
        <w:pStyle w:val="Default"/>
        <w:numPr>
          <w:ilvl w:val="0"/>
          <w:numId w:val="9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Need good infrastructure and support system to rely on</w:t>
      </w:r>
    </w:p>
    <w:p w14:paraId="157F3F82" w14:textId="5407F7C6" w:rsidR="00F717C5" w:rsidRPr="00F717C5" w:rsidRDefault="00F717C5" w:rsidP="00F717C5">
      <w:pPr>
        <w:pStyle w:val="Default"/>
        <w:numPr>
          <w:ilvl w:val="1"/>
          <w:numId w:val="9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Everyone working together towards the end </w:t>
      </w:r>
      <w:proofErr w:type="gramStart"/>
      <w:r>
        <w:rPr>
          <w:rFonts w:ascii="Times New Roman" w:hAnsi="Times New Roman" w:cs="Times New Roman"/>
          <w:color w:val="auto"/>
        </w:rPr>
        <w:t>goal</w:t>
      </w:r>
      <w:proofErr w:type="gramEnd"/>
    </w:p>
    <w:p w14:paraId="1E04F275" w14:textId="77777777" w:rsidR="00E47605" w:rsidRDefault="00E47605" w:rsidP="005E4D6E">
      <w:pPr>
        <w:pStyle w:val="Default"/>
        <w:ind w:left="720" w:firstLine="720"/>
        <w:rPr>
          <w:rFonts w:ascii="Times New Roman" w:hAnsi="Times New Roman" w:cs="Times New Roman"/>
          <w:color w:val="auto"/>
        </w:rPr>
      </w:pPr>
    </w:p>
    <w:p w14:paraId="1D191729" w14:textId="77777777" w:rsidR="005E4D6E" w:rsidRPr="00F36E1C" w:rsidRDefault="005E4D6E" w:rsidP="00DD46F3">
      <w:pPr>
        <w:pStyle w:val="Default"/>
        <w:ind w:firstLine="720"/>
        <w:rPr>
          <w:rFonts w:ascii="Times New Roman" w:hAnsi="Times New Roman" w:cs="Times New Roman"/>
          <w:b/>
          <w:color w:val="auto"/>
        </w:rPr>
      </w:pPr>
      <w:r w:rsidRPr="00F36E1C">
        <w:rPr>
          <w:rFonts w:ascii="Times New Roman" w:hAnsi="Times New Roman" w:cs="Times New Roman"/>
          <w:b/>
          <w:color w:val="auto"/>
        </w:rPr>
        <w:t xml:space="preserve">If so, which ones? </w:t>
      </w:r>
    </w:p>
    <w:p w14:paraId="498496E4" w14:textId="13E5FDF3" w:rsidR="00DB1026" w:rsidRPr="00774934" w:rsidRDefault="00161E9D" w:rsidP="00E91F63">
      <w:pPr>
        <w:pStyle w:val="Default"/>
        <w:numPr>
          <w:ilvl w:val="0"/>
          <w:numId w:val="9"/>
        </w:numPr>
        <w:rPr>
          <w:rFonts w:ascii="Times New Roman" w:hAnsi="Times New Roman" w:cs="Times New Roman"/>
          <w:b/>
          <w:color w:val="auto"/>
        </w:rPr>
      </w:pPr>
      <w:r>
        <w:rPr>
          <w:rFonts w:ascii="Times New Roman" w:hAnsi="Times New Roman" w:cs="Times New Roman"/>
          <w:color w:val="auto"/>
        </w:rPr>
        <w:t xml:space="preserve">The CHF: “Advocacy and Justice with Communities of Color Funding Opportunity”, </w:t>
      </w:r>
      <w:r w:rsidR="000B1A24">
        <w:rPr>
          <w:rFonts w:ascii="Times New Roman" w:hAnsi="Times New Roman" w:cs="Times New Roman"/>
          <w:color w:val="auto"/>
        </w:rPr>
        <w:t>[Not set, estimated close to $100,000 by ED]</w:t>
      </w:r>
    </w:p>
    <w:p w14:paraId="4A6F2486" w14:textId="740EE17B" w:rsidR="002D3F64" w:rsidRDefault="00D03F56" w:rsidP="00E91F63">
      <w:pPr>
        <w:pStyle w:val="Default"/>
        <w:numPr>
          <w:ilvl w:val="0"/>
          <w:numId w:val="9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Colorado Trust: </w:t>
      </w:r>
      <w:r w:rsidR="008809C9">
        <w:rPr>
          <w:rFonts w:ascii="Times New Roman" w:hAnsi="Times New Roman" w:cs="Times New Roman"/>
          <w:color w:val="auto"/>
        </w:rPr>
        <w:t xml:space="preserve">“Community Resilience Initiatives”, </w:t>
      </w:r>
      <w:r w:rsidR="008A401E">
        <w:rPr>
          <w:rFonts w:ascii="Times New Roman" w:hAnsi="Times New Roman" w:cs="Times New Roman"/>
          <w:color w:val="auto"/>
        </w:rPr>
        <w:t>[No amount given]</w:t>
      </w:r>
    </w:p>
    <w:p w14:paraId="66EAB378" w14:textId="77777777" w:rsidR="00774934" w:rsidRDefault="00774934" w:rsidP="00774934">
      <w:pPr>
        <w:pStyle w:val="Default"/>
        <w:ind w:left="2160"/>
        <w:rPr>
          <w:rFonts w:ascii="Times New Roman" w:hAnsi="Times New Roman" w:cs="Times New Roman"/>
          <w:color w:val="auto"/>
        </w:rPr>
      </w:pPr>
    </w:p>
    <w:p w14:paraId="669A4593" w14:textId="77777777" w:rsidR="005E4D6E" w:rsidRPr="00774934" w:rsidRDefault="005E4D6E" w:rsidP="00774934">
      <w:pPr>
        <w:pStyle w:val="Default"/>
        <w:ind w:firstLine="720"/>
        <w:rPr>
          <w:rFonts w:ascii="Times New Roman" w:hAnsi="Times New Roman" w:cs="Times New Roman"/>
          <w:b/>
          <w:color w:val="auto"/>
        </w:rPr>
      </w:pPr>
      <w:r w:rsidRPr="00774934">
        <w:rPr>
          <w:rFonts w:ascii="Times New Roman" w:hAnsi="Times New Roman" w:cs="Times New Roman"/>
          <w:b/>
          <w:color w:val="auto"/>
        </w:rPr>
        <w:t>What were the $ amounts requested?</w:t>
      </w:r>
    </w:p>
    <w:p w14:paraId="429A1687" w14:textId="05867F5C" w:rsidR="00043F1D" w:rsidRPr="00043F1D" w:rsidRDefault="001876CD" w:rsidP="00043F1D">
      <w:pPr>
        <w:pStyle w:val="Default"/>
        <w:numPr>
          <w:ilvl w:val="0"/>
          <w:numId w:val="9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CHF - </w:t>
      </w:r>
      <w:r w:rsidR="00356CF0">
        <w:rPr>
          <w:rFonts w:ascii="Times New Roman" w:hAnsi="Times New Roman" w:cs="Times New Roman"/>
          <w:color w:val="auto"/>
        </w:rPr>
        <w:t>Currently working on budget, finishing that before the ask</w:t>
      </w:r>
      <w:r w:rsidR="00043F1D">
        <w:rPr>
          <w:rFonts w:ascii="Times New Roman" w:hAnsi="Times New Roman" w:cs="Times New Roman"/>
          <w:color w:val="auto"/>
        </w:rPr>
        <w:t xml:space="preserve"> (i</w:t>
      </w:r>
      <w:r w:rsidR="00643F7F" w:rsidRPr="00043F1D">
        <w:rPr>
          <w:rFonts w:ascii="Times New Roman" w:hAnsi="Times New Roman" w:cs="Times New Roman"/>
          <w:color w:val="auto"/>
        </w:rPr>
        <w:t>n</w:t>
      </w:r>
      <w:r w:rsidR="00643F7F">
        <w:rPr>
          <w:rFonts w:ascii="Times New Roman" w:hAnsi="Times New Roman" w:cs="Times New Roman"/>
          <w:color w:val="auto"/>
        </w:rPr>
        <w:t xml:space="preserve"> process</w:t>
      </w:r>
      <w:r w:rsidR="00043F1D">
        <w:rPr>
          <w:rFonts w:ascii="Times New Roman" w:hAnsi="Times New Roman" w:cs="Times New Roman"/>
          <w:color w:val="auto"/>
        </w:rPr>
        <w:t>)</w:t>
      </w:r>
      <w:r w:rsidR="00FF5F24">
        <w:rPr>
          <w:rFonts w:ascii="Times New Roman" w:hAnsi="Times New Roman" w:cs="Times New Roman"/>
          <w:color w:val="auto"/>
        </w:rPr>
        <w:t>, p</w:t>
      </w:r>
      <w:r w:rsidR="00043F1D" w:rsidRPr="001876CD">
        <w:rPr>
          <w:rFonts w:ascii="Times New Roman" w:hAnsi="Times New Roman" w:cs="Times New Roman"/>
          <w:color w:val="auto"/>
        </w:rPr>
        <w:t>robably</w:t>
      </w:r>
      <w:r w:rsidR="00043F1D">
        <w:rPr>
          <w:rFonts w:ascii="Times New Roman" w:hAnsi="Times New Roman" w:cs="Times New Roman"/>
          <w:color w:val="auto"/>
        </w:rPr>
        <w:t xml:space="preserve"> close to </w:t>
      </w:r>
      <w:r w:rsidR="002D5E37">
        <w:rPr>
          <w:rFonts w:ascii="Times New Roman" w:hAnsi="Times New Roman" w:cs="Times New Roman"/>
          <w:color w:val="auto"/>
        </w:rPr>
        <w:t xml:space="preserve">$100,000 for full year </w:t>
      </w:r>
      <w:proofErr w:type="gramStart"/>
      <w:r w:rsidR="002D5E37">
        <w:rPr>
          <w:rFonts w:ascii="Times New Roman" w:hAnsi="Times New Roman" w:cs="Times New Roman"/>
          <w:color w:val="auto"/>
        </w:rPr>
        <w:t>cohort</w:t>
      </w:r>
      <w:proofErr w:type="gramEnd"/>
    </w:p>
    <w:p w14:paraId="476C15C2" w14:textId="77777777" w:rsidR="005E4D6E" w:rsidRDefault="005E4D6E" w:rsidP="005E4D6E">
      <w:pPr>
        <w:pStyle w:val="Default"/>
        <w:ind w:left="720" w:firstLine="72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Have any of these grants been awarded?</w:t>
      </w:r>
    </w:p>
    <w:p w14:paraId="188B88E6" w14:textId="2C4C4B15" w:rsidR="005E4D6E" w:rsidRPr="00A5699D" w:rsidRDefault="00EA2311" w:rsidP="00043F1D">
      <w:pPr>
        <w:pStyle w:val="Default"/>
        <w:numPr>
          <w:ilvl w:val="0"/>
          <w:numId w:val="9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Not yet, TBD</w:t>
      </w:r>
    </w:p>
    <w:p w14:paraId="4D0D4FF6" w14:textId="77777777" w:rsidR="00383D0E" w:rsidRPr="00A5699D" w:rsidRDefault="00383D0E" w:rsidP="00D87EE4">
      <w:pPr>
        <w:pStyle w:val="Default"/>
        <w:rPr>
          <w:rFonts w:ascii="Times New Roman" w:hAnsi="Times New Roman" w:cs="Times New Roman"/>
          <w:color w:val="auto"/>
        </w:rPr>
      </w:pPr>
    </w:p>
    <w:p w14:paraId="3C0F95BA" w14:textId="77777777" w:rsidR="005E4D6E" w:rsidRPr="00554285" w:rsidRDefault="005E4D6E" w:rsidP="005E4D6E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7D7F">
        <w:rPr>
          <w:rFonts w:ascii="Times New Roman" w:hAnsi="Times New Roman" w:cs="Times New Roman"/>
          <w:b/>
          <w:bCs/>
          <w:sz w:val="24"/>
          <w:szCs w:val="24"/>
        </w:rPr>
        <w:t>How can we improve the program</w:t>
      </w:r>
      <w:r w:rsidRPr="00554285">
        <w:rPr>
          <w:rFonts w:ascii="Times New Roman" w:hAnsi="Times New Roman" w:cs="Times New Roman"/>
          <w:sz w:val="24"/>
          <w:szCs w:val="24"/>
        </w:rPr>
        <w:t>?</w:t>
      </w:r>
    </w:p>
    <w:p w14:paraId="3F7B3705" w14:textId="20E7F3D2" w:rsidR="0036338E" w:rsidRDefault="00356970" w:rsidP="00E91F63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More resources to offer consultation for longer </w:t>
      </w:r>
      <w:proofErr w:type="gramStart"/>
      <w:r>
        <w:rPr>
          <w:rFonts w:ascii="Times New Roman" w:hAnsi="Times New Roman" w:cs="Times New Roman"/>
          <w:sz w:val="24"/>
          <w:szCs w:val="24"/>
        </w:rPr>
        <w:t>period of time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and more hours</w:t>
      </w:r>
      <w:r w:rsidR="00D8686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27AAD36" w14:textId="77777777" w:rsidR="00D86863" w:rsidRDefault="00D86863" w:rsidP="00D8686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C71EAD8" w14:textId="47A0A9B0" w:rsidR="00115031" w:rsidRDefault="00D40C5D" w:rsidP="00D8686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“I move</w:t>
      </w:r>
      <w:r w:rsidR="00BF0FA8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 in leaps </w:t>
      </w:r>
      <w:r w:rsidR="00202972">
        <w:rPr>
          <w:rFonts w:ascii="Times New Roman" w:hAnsi="Times New Roman" w:cs="Times New Roman"/>
          <w:sz w:val="24"/>
          <w:szCs w:val="24"/>
        </w:rPr>
        <w:t>and bounds when I ha</w:t>
      </w:r>
      <w:r w:rsidR="00BF0FA8">
        <w:rPr>
          <w:rFonts w:ascii="Times New Roman" w:hAnsi="Times New Roman" w:cs="Times New Roman"/>
          <w:sz w:val="24"/>
          <w:szCs w:val="24"/>
        </w:rPr>
        <w:t>d</w:t>
      </w:r>
      <w:r w:rsidR="00202972">
        <w:rPr>
          <w:rFonts w:ascii="Times New Roman" w:hAnsi="Times New Roman" w:cs="Times New Roman"/>
          <w:sz w:val="24"/>
          <w:szCs w:val="24"/>
        </w:rPr>
        <w:t xml:space="preserve"> your </w:t>
      </w:r>
      <w:proofErr w:type="gramStart"/>
      <w:r w:rsidR="00202972">
        <w:rPr>
          <w:rFonts w:ascii="Times New Roman" w:hAnsi="Times New Roman" w:cs="Times New Roman"/>
          <w:sz w:val="24"/>
          <w:szCs w:val="24"/>
        </w:rPr>
        <w:t>support</w:t>
      </w:r>
      <w:proofErr w:type="gramEnd"/>
      <w:r w:rsidR="00202972">
        <w:rPr>
          <w:rFonts w:ascii="Times New Roman" w:hAnsi="Times New Roman" w:cs="Times New Roman"/>
          <w:sz w:val="24"/>
          <w:szCs w:val="24"/>
        </w:rPr>
        <w:t>”</w:t>
      </w:r>
    </w:p>
    <w:p w14:paraId="3BDB4930" w14:textId="77777777" w:rsidR="00410653" w:rsidRDefault="00410653" w:rsidP="00D8686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581A072" w14:textId="4749303F" w:rsidR="00115031" w:rsidRDefault="00100F4D" w:rsidP="00D8686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r w:rsidR="00115031">
        <w:rPr>
          <w:rFonts w:ascii="Times New Roman" w:hAnsi="Times New Roman" w:cs="Times New Roman"/>
          <w:sz w:val="24"/>
          <w:szCs w:val="24"/>
        </w:rPr>
        <w:t>When I first started this nonprofit, I really didn’t know what to expect. It’s a huge thing to take on. It’s a marathon, not a sprint. I move</w:t>
      </w:r>
      <w:r w:rsidR="00F53303">
        <w:rPr>
          <w:rFonts w:ascii="Times New Roman" w:hAnsi="Times New Roman" w:cs="Times New Roman"/>
          <w:sz w:val="24"/>
          <w:szCs w:val="24"/>
        </w:rPr>
        <w:t xml:space="preserve"> in</w:t>
      </w:r>
      <w:r w:rsidR="00115031">
        <w:rPr>
          <w:rFonts w:ascii="Times New Roman" w:hAnsi="Times New Roman" w:cs="Times New Roman"/>
          <w:sz w:val="24"/>
          <w:szCs w:val="24"/>
        </w:rPr>
        <w:t xml:space="preserve"> leaps and bounds when I have support like this. I covered so much </w:t>
      </w:r>
      <w:r>
        <w:rPr>
          <w:rFonts w:ascii="Times New Roman" w:hAnsi="Times New Roman" w:cs="Times New Roman"/>
          <w:sz w:val="24"/>
          <w:szCs w:val="24"/>
        </w:rPr>
        <w:t>ground</w:t>
      </w:r>
      <w:r w:rsidR="00115031">
        <w:rPr>
          <w:rFonts w:ascii="Times New Roman" w:hAnsi="Times New Roman" w:cs="Times New Roman"/>
          <w:sz w:val="24"/>
          <w:szCs w:val="24"/>
        </w:rPr>
        <w:t xml:space="preserve"> with the support of </w:t>
      </w:r>
      <w:proofErr w:type="spellStart"/>
      <w:r w:rsidR="00115031">
        <w:rPr>
          <w:rFonts w:ascii="Times New Roman" w:hAnsi="Times New Roman" w:cs="Times New Roman"/>
          <w:sz w:val="24"/>
          <w:szCs w:val="24"/>
        </w:rPr>
        <w:t>GrantCorps</w:t>
      </w:r>
      <w:proofErr w:type="spellEnd"/>
      <w:r w:rsidR="00115031">
        <w:rPr>
          <w:rFonts w:ascii="Times New Roman" w:hAnsi="Times New Roman" w:cs="Times New Roman"/>
          <w:sz w:val="24"/>
          <w:szCs w:val="24"/>
        </w:rPr>
        <w:t>.</w:t>
      </w:r>
      <w:r w:rsidR="00F53303">
        <w:rPr>
          <w:rFonts w:ascii="Times New Roman" w:hAnsi="Times New Roman" w:cs="Times New Roman"/>
          <w:sz w:val="24"/>
          <w:szCs w:val="24"/>
        </w:rPr>
        <w:t xml:space="preserve"> And got to the next le</w:t>
      </w:r>
      <w:r w:rsidR="007A657D">
        <w:rPr>
          <w:rFonts w:ascii="Times New Roman" w:hAnsi="Times New Roman" w:cs="Times New Roman"/>
          <w:sz w:val="24"/>
          <w:szCs w:val="24"/>
        </w:rPr>
        <w:t>vel.</w:t>
      </w:r>
      <w:r>
        <w:rPr>
          <w:rFonts w:ascii="Times New Roman" w:hAnsi="Times New Roman" w:cs="Times New Roman"/>
          <w:sz w:val="24"/>
          <w:szCs w:val="24"/>
        </w:rPr>
        <w:t>”</w:t>
      </w:r>
    </w:p>
    <w:p w14:paraId="3D4D678B" w14:textId="43399D2A" w:rsidR="00F53303" w:rsidRDefault="00F53303" w:rsidP="00D8686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5209921" w14:textId="42596007" w:rsidR="00F53303" w:rsidRDefault="00F53303" w:rsidP="00D8686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“You leveled me up. You gave me the confidence as a leader and the foundation I needed that I c</w:t>
      </w:r>
      <w:r w:rsidR="00E52F6E">
        <w:rPr>
          <w:rFonts w:ascii="Times New Roman" w:hAnsi="Times New Roman" w:cs="Times New Roman"/>
          <w:sz w:val="24"/>
          <w:szCs w:val="24"/>
        </w:rPr>
        <w:t>ould</w:t>
      </w:r>
      <w:r>
        <w:rPr>
          <w:rFonts w:ascii="Times New Roman" w:hAnsi="Times New Roman" w:cs="Times New Roman"/>
          <w:sz w:val="24"/>
          <w:szCs w:val="24"/>
        </w:rPr>
        <w:t xml:space="preserve"> do this.”</w:t>
      </w:r>
    </w:p>
    <w:p w14:paraId="23A3D39F" w14:textId="77777777" w:rsidR="00F53303" w:rsidRDefault="00F53303" w:rsidP="00D8686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1398FE6" w14:textId="73DBF972" w:rsidR="00115031" w:rsidRDefault="00100F4D" w:rsidP="00D8686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r w:rsidR="00115031">
        <w:rPr>
          <w:rFonts w:ascii="Times New Roman" w:hAnsi="Times New Roman" w:cs="Times New Roman"/>
          <w:sz w:val="24"/>
          <w:szCs w:val="24"/>
        </w:rPr>
        <w:t xml:space="preserve">When I meet young </w:t>
      </w:r>
      <w:r>
        <w:rPr>
          <w:rFonts w:ascii="Times New Roman" w:hAnsi="Times New Roman" w:cs="Times New Roman"/>
          <w:sz w:val="24"/>
          <w:szCs w:val="24"/>
        </w:rPr>
        <w:t>entrepreneurs</w:t>
      </w:r>
      <w:r w:rsidR="00115031">
        <w:rPr>
          <w:rFonts w:ascii="Times New Roman" w:hAnsi="Times New Roman" w:cs="Times New Roman"/>
          <w:sz w:val="24"/>
          <w:szCs w:val="24"/>
        </w:rPr>
        <w:t xml:space="preserve"> that </w:t>
      </w:r>
      <w:r>
        <w:rPr>
          <w:rFonts w:ascii="Times New Roman" w:hAnsi="Times New Roman" w:cs="Times New Roman"/>
          <w:sz w:val="24"/>
          <w:szCs w:val="24"/>
        </w:rPr>
        <w:t xml:space="preserve">are just starting, their faces light up when I share that there is support like </w:t>
      </w:r>
      <w:proofErr w:type="spellStart"/>
      <w:r>
        <w:rPr>
          <w:rFonts w:ascii="Times New Roman" w:hAnsi="Times New Roman" w:cs="Times New Roman"/>
          <w:sz w:val="24"/>
          <w:szCs w:val="24"/>
        </w:rPr>
        <w:t>GrantCorps</w:t>
      </w:r>
      <w:proofErr w:type="spellEnd"/>
      <w:r>
        <w:rPr>
          <w:rFonts w:ascii="Times New Roman" w:hAnsi="Times New Roman" w:cs="Times New Roman"/>
          <w:sz w:val="24"/>
          <w:szCs w:val="24"/>
        </w:rPr>
        <w:t>.”</w:t>
      </w:r>
    </w:p>
    <w:p w14:paraId="09F4F2C6" w14:textId="77777777" w:rsidR="00BA6795" w:rsidRDefault="00BA6795" w:rsidP="00D8686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E50C9FD" w14:textId="346BAA79" w:rsidR="006E1D42" w:rsidRDefault="00AF79CE" w:rsidP="00D8686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r w:rsidR="00BA6795">
        <w:rPr>
          <w:rFonts w:ascii="Times New Roman" w:hAnsi="Times New Roman" w:cs="Times New Roman"/>
          <w:sz w:val="24"/>
          <w:szCs w:val="24"/>
        </w:rPr>
        <w:t>I work with a lot of BIPOC nonprofits. They are so focused on doing the work, they forget to build the house.</w:t>
      </w:r>
      <w:r w:rsidR="000D104A">
        <w:rPr>
          <w:rFonts w:ascii="Times New Roman" w:hAnsi="Times New Roman" w:cs="Times New Roman"/>
          <w:sz w:val="24"/>
          <w:szCs w:val="24"/>
        </w:rPr>
        <w:t xml:space="preserve"> </w:t>
      </w:r>
      <w:r w:rsidR="006E1D42">
        <w:rPr>
          <w:rFonts w:ascii="Times New Roman" w:hAnsi="Times New Roman" w:cs="Times New Roman"/>
          <w:sz w:val="24"/>
          <w:szCs w:val="24"/>
        </w:rPr>
        <w:t>If you don’t have a solid house, it will just fall apart.</w:t>
      </w:r>
      <w:r w:rsidR="000D104A">
        <w:rPr>
          <w:rFonts w:ascii="Times New Roman" w:hAnsi="Times New Roman" w:cs="Times New Roman"/>
          <w:sz w:val="24"/>
          <w:szCs w:val="24"/>
        </w:rPr>
        <w:t>”</w:t>
      </w:r>
    </w:p>
    <w:p w14:paraId="25A9C29A" w14:textId="77777777" w:rsidR="00E52F6E" w:rsidRPr="00D86863" w:rsidRDefault="00E52F6E" w:rsidP="00D8686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2F596E7" w14:textId="40AEB63C" w:rsidR="00C01A30" w:rsidRDefault="00553FA6" w:rsidP="00C01A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r w:rsidR="00D76479">
        <w:rPr>
          <w:rFonts w:ascii="Times New Roman" w:hAnsi="Times New Roman" w:cs="Times New Roman"/>
          <w:sz w:val="24"/>
          <w:szCs w:val="24"/>
        </w:rPr>
        <w:t>You guys have really levelled me up, where I am making moves and leaps and bounds. I know it’s a slow gain, but you gave me the confidence I need</w:t>
      </w:r>
      <w:r w:rsidR="00BB31C5">
        <w:rPr>
          <w:rFonts w:ascii="Times New Roman" w:hAnsi="Times New Roman" w:cs="Times New Roman"/>
          <w:sz w:val="24"/>
          <w:szCs w:val="24"/>
        </w:rPr>
        <w:t>ed.”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9555A5A" w14:textId="77777777" w:rsidR="00553FA6" w:rsidRDefault="00553FA6" w:rsidP="00C01A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AFD5529" w14:textId="75C48716" w:rsidR="00553FA6" w:rsidRDefault="00F74056" w:rsidP="00C01A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“If you don’t lay out the foundation in the right way</w:t>
      </w:r>
      <w:r w:rsidR="005E19C4">
        <w:rPr>
          <w:rFonts w:ascii="Times New Roman" w:hAnsi="Times New Roman" w:cs="Times New Roman"/>
          <w:sz w:val="24"/>
          <w:szCs w:val="24"/>
        </w:rPr>
        <w:t>…</w:t>
      </w:r>
      <w:r>
        <w:rPr>
          <w:rFonts w:ascii="Times New Roman" w:hAnsi="Times New Roman" w:cs="Times New Roman"/>
          <w:sz w:val="24"/>
          <w:szCs w:val="24"/>
        </w:rPr>
        <w:t xml:space="preserve"> i</w:t>
      </w:r>
      <w:r w:rsidR="008B0B65">
        <w:rPr>
          <w:rFonts w:ascii="Times New Roman" w:hAnsi="Times New Roman" w:cs="Times New Roman"/>
          <w:sz w:val="24"/>
          <w:szCs w:val="24"/>
        </w:rPr>
        <w:t xml:space="preserve">t’s </w:t>
      </w:r>
      <w:r w:rsidR="005E19C4">
        <w:rPr>
          <w:rFonts w:ascii="Times New Roman" w:hAnsi="Times New Roman" w:cs="Times New Roman"/>
          <w:sz w:val="24"/>
          <w:szCs w:val="24"/>
        </w:rPr>
        <w:t>going to fall apart.”</w:t>
      </w:r>
    </w:p>
    <w:p w14:paraId="7F7369BB" w14:textId="44A57388" w:rsidR="005E19C4" w:rsidRDefault="005E19C4" w:rsidP="00C01A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3DFC1E4" w14:textId="74B0FA75" w:rsidR="00502375" w:rsidRDefault="00502375" w:rsidP="00C01A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r w:rsidR="007C6C37">
        <w:rPr>
          <w:rFonts w:ascii="Times New Roman" w:hAnsi="Times New Roman" w:cs="Times New Roman"/>
          <w:sz w:val="24"/>
          <w:szCs w:val="24"/>
        </w:rPr>
        <w:t>If you don’t have a solid house, it will fall apart. I want to provide a solid house for community members.”</w:t>
      </w:r>
    </w:p>
    <w:p w14:paraId="4F6D318A" w14:textId="77777777" w:rsidR="00553FA6" w:rsidRDefault="00553FA6" w:rsidP="00C01A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A7ACA38" w14:textId="77777777" w:rsidR="005E4D6E" w:rsidRDefault="005E4D6E" w:rsidP="005E4D6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6F17F6">
        <w:rPr>
          <w:rFonts w:ascii="Times New Roman" w:hAnsi="Times New Roman" w:cs="Times New Roman"/>
          <w:b/>
          <w:bCs/>
          <w:sz w:val="24"/>
          <w:szCs w:val="24"/>
        </w:rPr>
        <w:t>Anything else you would like us to know</w:t>
      </w:r>
      <w:r w:rsidRPr="00F83708">
        <w:rPr>
          <w:rFonts w:ascii="Times New Roman" w:hAnsi="Times New Roman" w:cs="Times New Roman"/>
          <w:sz w:val="24"/>
          <w:szCs w:val="24"/>
        </w:rPr>
        <w:t>?</w:t>
      </w:r>
    </w:p>
    <w:p w14:paraId="128ED7F0" w14:textId="02008541" w:rsidR="00C41565" w:rsidRDefault="00C41565" w:rsidP="00C41565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Resource networks in local area</w:t>
      </w:r>
    </w:p>
    <w:p w14:paraId="3AF773E0" w14:textId="2AB2A3F3" w:rsidR="00064588" w:rsidRPr="00064588" w:rsidRDefault="00064588" w:rsidP="00064588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Based in Aurora – nonprofit networks in this area! RTL Foundation; African Chamber of Commerce? Maya Wheeler? Women &amp; Girls of Color – second round of funding! </w:t>
      </w:r>
    </w:p>
    <w:p w14:paraId="76999DE6" w14:textId="4CC7A569" w:rsidR="00D765FB" w:rsidRDefault="009A2D3C" w:rsidP="00C41565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Following up with Felicia for additional services</w:t>
      </w:r>
    </w:p>
    <w:p w14:paraId="513AC47C" w14:textId="0D019934" w:rsidR="00064588" w:rsidRDefault="00064588" w:rsidP="00C41565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Just added two new Board members</w:t>
      </w:r>
    </w:p>
    <w:p w14:paraId="0BE770C7" w14:textId="3642638D" w:rsidR="00164D43" w:rsidRDefault="00164D43" w:rsidP="00164D43">
      <w:pPr>
        <w:pStyle w:val="ListParagraph"/>
        <w:numPr>
          <w:ilvl w:val="1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And,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Advisory </w:t>
      </w:r>
      <w:r w:rsidR="004E7981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 xml:space="preserve">embers </w:t>
      </w:r>
      <w:r w:rsidR="00B5722F">
        <w:rPr>
          <w:rFonts w:ascii="Times New Roman" w:hAnsi="Times New Roman" w:cs="Times New Roman"/>
          <w:sz w:val="24"/>
          <w:szCs w:val="24"/>
        </w:rPr>
        <w:t xml:space="preserve">– Morris Price &amp; attorney </w:t>
      </w:r>
      <w:r w:rsidR="001A0524">
        <w:rPr>
          <w:rFonts w:ascii="Times New Roman" w:hAnsi="Times New Roman" w:cs="Times New Roman"/>
          <w:sz w:val="24"/>
          <w:szCs w:val="24"/>
        </w:rPr>
        <w:t xml:space="preserve">in Elijah McLane’s case – nonprofit &amp; social justice field </w:t>
      </w:r>
    </w:p>
    <w:p w14:paraId="3A98888D" w14:textId="53814CEB" w:rsidR="00A5699D" w:rsidRPr="00CB6A28" w:rsidRDefault="00A5699D" w:rsidP="005E4D6E">
      <w:pPr>
        <w:pStyle w:val="Default"/>
        <w:ind w:left="720"/>
        <w:rPr>
          <w:rFonts w:ascii="Times New Roman" w:hAnsi="Times New Roman" w:cs="Times New Roman"/>
        </w:rPr>
      </w:pPr>
    </w:p>
    <w:sectPr w:rsidR="00A5699D" w:rsidRPr="00CB6A2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CD8D46" w14:textId="77777777" w:rsidR="00D9094C" w:rsidRDefault="00D9094C" w:rsidP="003F2580">
      <w:pPr>
        <w:spacing w:after="0" w:line="240" w:lineRule="auto"/>
      </w:pPr>
      <w:r>
        <w:separator/>
      </w:r>
    </w:p>
  </w:endnote>
  <w:endnote w:type="continuationSeparator" w:id="0">
    <w:p w14:paraId="5FF8A43F" w14:textId="77777777" w:rsidR="00D9094C" w:rsidRDefault="00D9094C" w:rsidP="003F2580">
      <w:pPr>
        <w:spacing w:after="0" w:line="240" w:lineRule="auto"/>
      </w:pPr>
      <w:r>
        <w:continuationSeparator/>
      </w:r>
    </w:p>
  </w:endnote>
  <w:endnote w:type="continuationNotice" w:id="1">
    <w:p w14:paraId="0BB212E8" w14:textId="77777777" w:rsidR="00D9094C" w:rsidRDefault="00D9094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ans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AC4430" w14:textId="77777777" w:rsidR="00D9094C" w:rsidRDefault="00D9094C" w:rsidP="003F2580">
      <w:pPr>
        <w:spacing w:after="0" w:line="240" w:lineRule="auto"/>
      </w:pPr>
      <w:r>
        <w:separator/>
      </w:r>
    </w:p>
  </w:footnote>
  <w:footnote w:type="continuationSeparator" w:id="0">
    <w:p w14:paraId="090EDA98" w14:textId="77777777" w:rsidR="00D9094C" w:rsidRDefault="00D9094C" w:rsidP="003F2580">
      <w:pPr>
        <w:spacing w:after="0" w:line="240" w:lineRule="auto"/>
      </w:pPr>
      <w:r>
        <w:continuationSeparator/>
      </w:r>
    </w:p>
  </w:footnote>
  <w:footnote w:type="continuationNotice" w:id="1">
    <w:p w14:paraId="75C1CED3" w14:textId="77777777" w:rsidR="00D9094C" w:rsidRDefault="00D9094C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AD64FF"/>
    <w:multiLevelType w:val="hybridMultilevel"/>
    <w:tmpl w:val="BE94EC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281AFB"/>
    <w:multiLevelType w:val="hybridMultilevel"/>
    <w:tmpl w:val="3978369A"/>
    <w:lvl w:ilvl="0" w:tplc="7FCE7DE4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74C2A58"/>
    <w:multiLevelType w:val="hybridMultilevel"/>
    <w:tmpl w:val="5754BA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0906FB"/>
    <w:multiLevelType w:val="multilevel"/>
    <w:tmpl w:val="0BA89FE2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75229D"/>
    <w:multiLevelType w:val="hybridMultilevel"/>
    <w:tmpl w:val="2C76299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5C36F9"/>
    <w:multiLevelType w:val="multilevel"/>
    <w:tmpl w:val="571E8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765474"/>
    <w:multiLevelType w:val="hybridMultilevel"/>
    <w:tmpl w:val="E3608BB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1FC5A08"/>
    <w:multiLevelType w:val="hybridMultilevel"/>
    <w:tmpl w:val="4F864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17574E"/>
    <w:multiLevelType w:val="hybridMultilevel"/>
    <w:tmpl w:val="1C86B8D8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42F16736"/>
    <w:multiLevelType w:val="hybridMultilevel"/>
    <w:tmpl w:val="8DA42D5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7FE266D"/>
    <w:multiLevelType w:val="hybridMultilevel"/>
    <w:tmpl w:val="7108A4A0"/>
    <w:lvl w:ilvl="0" w:tplc="7B3420E6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E62416F"/>
    <w:multiLevelType w:val="hybridMultilevel"/>
    <w:tmpl w:val="FB00B728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4FDE4F4A"/>
    <w:multiLevelType w:val="hybridMultilevel"/>
    <w:tmpl w:val="2034CEC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4255D2B"/>
    <w:multiLevelType w:val="hybridMultilevel"/>
    <w:tmpl w:val="ED4652E2"/>
    <w:lvl w:ilvl="0" w:tplc="C91A69F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DD1F9A"/>
    <w:multiLevelType w:val="hybridMultilevel"/>
    <w:tmpl w:val="30081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0B735D"/>
    <w:multiLevelType w:val="hybridMultilevel"/>
    <w:tmpl w:val="E96C6E7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5C87F04"/>
    <w:multiLevelType w:val="multilevel"/>
    <w:tmpl w:val="2E9C815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D25F56"/>
    <w:multiLevelType w:val="multilevel"/>
    <w:tmpl w:val="42E24B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6FAA0A57"/>
    <w:multiLevelType w:val="hybridMultilevel"/>
    <w:tmpl w:val="C644C0D0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754078FB"/>
    <w:multiLevelType w:val="hybridMultilevel"/>
    <w:tmpl w:val="2C807FF2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754A725E"/>
    <w:multiLevelType w:val="hybridMultilevel"/>
    <w:tmpl w:val="BFB40296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539830446">
    <w:abstractNumId w:val="16"/>
  </w:num>
  <w:num w:numId="2" w16cid:durableId="1977449695">
    <w:abstractNumId w:val="3"/>
  </w:num>
  <w:num w:numId="3" w16cid:durableId="1849520936">
    <w:abstractNumId w:val="17"/>
  </w:num>
  <w:num w:numId="4" w16cid:durableId="102379963">
    <w:abstractNumId w:val="5"/>
  </w:num>
  <w:num w:numId="5" w16cid:durableId="1024667544">
    <w:abstractNumId w:val="2"/>
  </w:num>
  <w:num w:numId="6" w16cid:durableId="939920134">
    <w:abstractNumId w:val="0"/>
  </w:num>
  <w:num w:numId="7" w16cid:durableId="1792941613">
    <w:abstractNumId w:val="13"/>
  </w:num>
  <w:num w:numId="8" w16cid:durableId="855970851">
    <w:abstractNumId w:val="10"/>
  </w:num>
  <w:num w:numId="9" w16cid:durableId="1596328214">
    <w:abstractNumId w:val="1"/>
  </w:num>
  <w:num w:numId="10" w16cid:durableId="1178076301">
    <w:abstractNumId w:val="7"/>
  </w:num>
  <w:num w:numId="11" w16cid:durableId="1524710332">
    <w:abstractNumId w:val="14"/>
  </w:num>
  <w:num w:numId="12" w16cid:durableId="1292203730">
    <w:abstractNumId w:val="6"/>
  </w:num>
  <w:num w:numId="13" w16cid:durableId="1757827025">
    <w:abstractNumId w:val="8"/>
  </w:num>
  <w:num w:numId="14" w16cid:durableId="767313982">
    <w:abstractNumId w:val="9"/>
  </w:num>
  <w:num w:numId="15" w16cid:durableId="160826055">
    <w:abstractNumId w:val="11"/>
  </w:num>
  <w:num w:numId="16" w16cid:durableId="1133248973">
    <w:abstractNumId w:val="12"/>
  </w:num>
  <w:num w:numId="17" w16cid:durableId="251471216">
    <w:abstractNumId w:val="20"/>
  </w:num>
  <w:num w:numId="18" w16cid:durableId="983699916">
    <w:abstractNumId w:val="19"/>
  </w:num>
  <w:num w:numId="19" w16cid:durableId="1343433284">
    <w:abstractNumId w:val="4"/>
  </w:num>
  <w:num w:numId="20" w16cid:durableId="815991613">
    <w:abstractNumId w:val="15"/>
  </w:num>
  <w:num w:numId="21" w16cid:durableId="34170750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D10"/>
    <w:rsid w:val="0000120D"/>
    <w:rsid w:val="00003545"/>
    <w:rsid w:val="00005884"/>
    <w:rsid w:val="00007D44"/>
    <w:rsid w:val="00017FD9"/>
    <w:rsid w:val="000212C7"/>
    <w:rsid w:val="00021B55"/>
    <w:rsid w:val="0002766B"/>
    <w:rsid w:val="00034449"/>
    <w:rsid w:val="00043F1D"/>
    <w:rsid w:val="0004478A"/>
    <w:rsid w:val="0005272E"/>
    <w:rsid w:val="00052ADA"/>
    <w:rsid w:val="00064588"/>
    <w:rsid w:val="00067B32"/>
    <w:rsid w:val="000823A8"/>
    <w:rsid w:val="00096D23"/>
    <w:rsid w:val="000A0BCE"/>
    <w:rsid w:val="000B1A24"/>
    <w:rsid w:val="000C754E"/>
    <w:rsid w:val="000D104A"/>
    <w:rsid w:val="000D1A99"/>
    <w:rsid w:val="000D219C"/>
    <w:rsid w:val="000D355A"/>
    <w:rsid w:val="000E1FDF"/>
    <w:rsid w:val="00100F4D"/>
    <w:rsid w:val="00102FD1"/>
    <w:rsid w:val="00103C54"/>
    <w:rsid w:val="00115031"/>
    <w:rsid w:val="0012556C"/>
    <w:rsid w:val="00125ACC"/>
    <w:rsid w:val="00125FBC"/>
    <w:rsid w:val="0013294B"/>
    <w:rsid w:val="00136D34"/>
    <w:rsid w:val="00137BA0"/>
    <w:rsid w:val="00141FE6"/>
    <w:rsid w:val="00147DAF"/>
    <w:rsid w:val="00151160"/>
    <w:rsid w:val="00151C8A"/>
    <w:rsid w:val="001523DF"/>
    <w:rsid w:val="001603D6"/>
    <w:rsid w:val="00161E9D"/>
    <w:rsid w:val="001643E3"/>
    <w:rsid w:val="00164D43"/>
    <w:rsid w:val="001708EA"/>
    <w:rsid w:val="00181DFE"/>
    <w:rsid w:val="001852C1"/>
    <w:rsid w:val="001876CD"/>
    <w:rsid w:val="00193028"/>
    <w:rsid w:val="00194CB1"/>
    <w:rsid w:val="001A0524"/>
    <w:rsid w:val="001B08FB"/>
    <w:rsid w:val="001B4243"/>
    <w:rsid w:val="001E640B"/>
    <w:rsid w:val="001F5FAF"/>
    <w:rsid w:val="00202972"/>
    <w:rsid w:val="00211556"/>
    <w:rsid w:val="00220396"/>
    <w:rsid w:val="0022196D"/>
    <w:rsid w:val="0022524C"/>
    <w:rsid w:val="00236D56"/>
    <w:rsid w:val="00244ECC"/>
    <w:rsid w:val="00254CFC"/>
    <w:rsid w:val="00256C9A"/>
    <w:rsid w:val="00262762"/>
    <w:rsid w:val="0026388E"/>
    <w:rsid w:val="002644AB"/>
    <w:rsid w:val="002747F5"/>
    <w:rsid w:val="002A286C"/>
    <w:rsid w:val="002A6622"/>
    <w:rsid w:val="002A663F"/>
    <w:rsid w:val="002B0538"/>
    <w:rsid w:val="002B0663"/>
    <w:rsid w:val="002B0B7C"/>
    <w:rsid w:val="002B1E1A"/>
    <w:rsid w:val="002B7705"/>
    <w:rsid w:val="002C1556"/>
    <w:rsid w:val="002C497C"/>
    <w:rsid w:val="002D1029"/>
    <w:rsid w:val="002D3F64"/>
    <w:rsid w:val="002D5E37"/>
    <w:rsid w:val="002D7512"/>
    <w:rsid w:val="002E1CAA"/>
    <w:rsid w:val="002E301C"/>
    <w:rsid w:val="002F2586"/>
    <w:rsid w:val="00305C43"/>
    <w:rsid w:val="00314C3F"/>
    <w:rsid w:val="00321BB7"/>
    <w:rsid w:val="003300F2"/>
    <w:rsid w:val="00332FE9"/>
    <w:rsid w:val="0034585D"/>
    <w:rsid w:val="00351E71"/>
    <w:rsid w:val="003522E7"/>
    <w:rsid w:val="00353D0A"/>
    <w:rsid w:val="003552CB"/>
    <w:rsid w:val="00356970"/>
    <w:rsid w:val="00356CF0"/>
    <w:rsid w:val="0036338E"/>
    <w:rsid w:val="0036351E"/>
    <w:rsid w:val="00365D38"/>
    <w:rsid w:val="00366503"/>
    <w:rsid w:val="0037348F"/>
    <w:rsid w:val="00374146"/>
    <w:rsid w:val="0037635B"/>
    <w:rsid w:val="00383D0E"/>
    <w:rsid w:val="00386632"/>
    <w:rsid w:val="00386715"/>
    <w:rsid w:val="003A2B8F"/>
    <w:rsid w:val="003A4F88"/>
    <w:rsid w:val="003A7D4F"/>
    <w:rsid w:val="003B7AE2"/>
    <w:rsid w:val="003D13A3"/>
    <w:rsid w:val="003D73DA"/>
    <w:rsid w:val="003E5B5B"/>
    <w:rsid w:val="003E5D1F"/>
    <w:rsid w:val="003F2580"/>
    <w:rsid w:val="003F4BAC"/>
    <w:rsid w:val="00407B73"/>
    <w:rsid w:val="0041024C"/>
    <w:rsid w:val="00410653"/>
    <w:rsid w:val="00410790"/>
    <w:rsid w:val="00417FF8"/>
    <w:rsid w:val="00425E56"/>
    <w:rsid w:val="004263AC"/>
    <w:rsid w:val="00430BB4"/>
    <w:rsid w:val="004376B0"/>
    <w:rsid w:val="004427F4"/>
    <w:rsid w:val="00451A26"/>
    <w:rsid w:val="00461FA0"/>
    <w:rsid w:val="00462243"/>
    <w:rsid w:val="004650F5"/>
    <w:rsid w:val="00475129"/>
    <w:rsid w:val="00481F8A"/>
    <w:rsid w:val="00486130"/>
    <w:rsid w:val="0048719F"/>
    <w:rsid w:val="00495C33"/>
    <w:rsid w:val="004A31C5"/>
    <w:rsid w:val="004A4CB3"/>
    <w:rsid w:val="004B692E"/>
    <w:rsid w:val="004C4D20"/>
    <w:rsid w:val="004D1F78"/>
    <w:rsid w:val="004D7F39"/>
    <w:rsid w:val="004E7981"/>
    <w:rsid w:val="004F5EC6"/>
    <w:rsid w:val="00500973"/>
    <w:rsid w:val="00502375"/>
    <w:rsid w:val="005054DD"/>
    <w:rsid w:val="005060DA"/>
    <w:rsid w:val="0051350F"/>
    <w:rsid w:val="00540D5E"/>
    <w:rsid w:val="005440C8"/>
    <w:rsid w:val="00553FA6"/>
    <w:rsid w:val="00554FC7"/>
    <w:rsid w:val="00565E02"/>
    <w:rsid w:val="00567E6A"/>
    <w:rsid w:val="0057198D"/>
    <w:rsid w:val="00571A34"/>
    <w:rsid w:val="00573365"/>
    <w:rsid w:val="005747CF"/>
    <w:rsid w:val="005760FC"/>
    <w:rsid w:val="005823DE"/>
    <w:rsid w:val="0058343E"/>
    <w:rsid w:val="005A461E"/>
    <w:rsid w:val="005A51BA"/>
    <w:rsid w:val="005A673A"/>
    <w:rsid w:val="005B68D0"/>
    <w:rsid w:val="005C25B5"/>
    <w:rsid w:val="005C5DAD"/>
    <w:rsid w:val="005C6689"/>
    <w:rsid w:val="005D0122"/>
    <w:rsid w:val="005D0CBF"/>
    <w:rsid w:val="005D66DE"/>
    <w:rsid w:val="005E070B"/>
    <w:rsid w:val="005E19C4"/>
    <w:rsid w:val="005E4D6E"/>
    <w:rsid w:val="005F28C6"/>
    <w:rsid w:val="005F4581"/>
    <w:rsid w:val="005F480D"/>
    <w:rsid w:val="00601BDD"/>
    <w:rsid w:val="00610EDF"/>
    <w:rsid w:val="00643F7F"/>
    <w:rsid w:val="00650B89"/>
    <w:rsid w:val="006566A9"/>
    <w:rsid w:val="00657334"/>
    <w:rsid w:val="00661106"/>
    <w:rsid w:val="006644F7"/>
    <w:rsid w:val="00664F4A"/>
    <w:rsid w:val="0066702E"/>
    <w:rsid w:val="00671DDF"/>
    <w:rsid w:val="00672DDE"/>
    <w:rsid w:val="006810D2"/>
    <w:rsid w:val="006870E3"/>
    <w:rsid w:val="00694902"/>
    <w:rsid w:val="006A2E35"/>
    <w:rsid w:val="006A4F5C"/>
    <w:rsid w:val="006A57D3"/>
    <w:rsid w:val="006D22DB"/>
    <w:rsid w:val="006D30F5"/>
    <w:rsid w:val="006D7C63"/>
    <w:rsid w:val="006D7D7F"/>
    <w:rsid w:val="006E09C6"/>
    <w:rsid w:val="006E1086"/>
    <w:rsid w:val="006E1D42"/>
    <w:rsid w:val="006F17F6"/>
    <w:rsid w:val="0070487D"/>
    <w:rsid w:val="00720089"/>
    <w:rsid w:val="007250EB"/>
    <w:rsid w:val="007274E0"/>
    <w:rsid w:val="007277A6"/>
    <w:rsid w:val="0073249B"/>
    <w:rsid w:val="00733479"/>
    <w:rsid w:val="00735B67"/>
    <w:rsid w:val="0073716C"/>
    <w:rsid w:val="00757720"/>
    <w:rsid w:val="007637C2"/>
    <w:rsid w:val="00765669"/>
    <w:rsid w:val="00770BB3"/>
    <w:rsid w:val="00770DD1"/>
    <w:rsid w:val="00774934"/>
    <w:rsid w:val="00775A98"/>
    <w:rsid w:val="00776F73"/>
    <w:rsid w:val="007A657D"/>
    <w:rsid w:val="007B1044"/>
    <w:rsid w:val="007C42AE"/>
    <w:rsid w:val="007C6C37"/>
    <w:rsid w:val="007D76BA"/>
    <w:rsid w:val="007E193F"/>
    <w:rsid w:val="007E2BB5"/>
    <w:rsid w:val="007F391F"/>
    <w:rsid w:val="00800709"/>
    <w:rsid w:val="00803AF4"/>
    <w:rsid w:val="00804F0D"/>
    <w:rsid w:val="00816EF1"/>
    <w:rsid w:val="008175A4"/>
    <w:rsid w:val="008203BB"/>
    <w:rsid w:val="0082284B"/>
    <w:rsid w:val="00827D1D"/>
    <w:rsid w:val="00846A1F"/>
    <w:rsid w:val="008809C9"/>
    <w:rsid w:val="0088447E"/>
    <w:rsid w:val="00885078"/>
    <w:rsid w:val="008A128D"/>
    <w:rsid w:val="008A401E"/>
    <w:rsid w:val="008B0B65"/>
    <w:rsid w:val="008B46A5"/>
    <w:rsid w:val="008C4E50"/>
    <w:rsid w:val="008C5E75"/>
    <w:rsid w:val="008D307B"/>
    <w:rsid w:val="008D3526"/>
    <w:rsid w:val="008D51B1"/>
    <w:rsid w:val="008D5BE7"/>
    <w:rsid w:val="008E4491"/>
    <w:rsid w:val="008F5C2D"/>
    <w:rsid w:val="00902A62"/>
    <w:rsid w:val="009064C9"/>
    <w:rsid w:val="00911083"/>
    <w:rsid w:val="009177AC"/>
    <w:rsid w:val="00926BF4"/>
    <w:rsid w:val="0093765A"/>
    <w:rsid w:val="00937C2B"/>
    <w:rsid w:val="00954EA7"/>
    <w:rsid w:val="00955F6D"/>
    <w:rsid w:val="00967F04"/>
    <w:rsid w:val="00983AC7"/>
    <w:rsid w:val="00985C8F"/>
    <w:rsid w:val="009A1EFC"/>
    <w:rsid w:val="009A2D3C"/>
    <w:rsid w:val="009A6E6C"/>
    <w:rsid w:val="009C3862"/>
    <w:rsid w:val="009D45CF"/>
    <w:rsid w:val="009D61F5"/>
    <w:rsid w:val="009F59F5"/>
    <w:rsid w:val="00A02085"/>
    <w:rsid w:val="00A130EA"/>
    <w:rsid w:val="00A13178"/>
    <w:rsid w:val="00A138BC"/>
    <w:rsid w:val="00A15EC6"/>
    <w:rsid w:val="00A1633D"/>
    <w:rsid w:val="00A20FC1"/>
    <w:rsid w:val="00A30A47"/>
    <w:rsid w:val="00A32324"/>
    <w:rsid w:val="00A35B40"/>
    <w:rsid w:val="00A40267"/>
    <w:rsid w:val="00A4405D"/>
    <w:rsid w:val="00A45946"/>
    <w:rsid w:val="00A5699D"/>
    <w:rsid w:val="00A6346D"/>
    <w:rsid w:val="00A709C2"/>
    <w:rsid w:val="00A7668F"/>
    <w:rsid w:val="00A80660"/>
    <w:rsid w:val="00A95CB7"/>
    <w:rsid w:val="00AA0457"/>
    <w:rsid w:val="00AA1524"/>
    <w:rsid w:val="00AA2BE7"/>
    <w:rsid w:val="00AA3B81"/>
    <w:rsid w:val="00AA7ED3"/>
    <w:rsid w:val="00AB00DE"/>
    <w:rsid w:val="00AC2022"/>
    <w:rsid w:val="00AD422E"/>
    <w:rsid w:val="00AD6352"/>
    <w:rsid w:val="00AD7188"/>
    <w:rsid w:val="00AF243E"/>
    <w:rsid w:val="00AF5637"/>
    <w:rsid w:val="00AF726A"/>
    <w:rsid w:val="00AF738D"/>
    <w:rsid w:val="00AF79CE"/>
    <w:rsid w:val="00B16669"/>
    <w:rsid w:val="00B23E9A"/>
    <w:rsid w:val="00B277AC"/>
    <w:rsid w:val="00B30227"/>
    <w:rsid w:val="00B30E04"/>
    <w:rsid w:val="00B33EE8"/>
    <w:rsid w:val="00B54325"/>
    <w:rsid w:val="00B5722F"/>
    <w:rsid w:val="00B767B8"/>
    <w:rsid w:val="00B84D77"/>
    <w:rsid w:val="00B856A2"/>
    <w:rsid w:val="00B873BF"/>
    <w:rsid w:val="00B91CFD"/>
    <w:rsid w:val="00B92EA9"/>
    <w:rsid w:val="00BA6795"/>
    <w:rsid w:val="00BA7EDD"/>
    <w:rsid w:val="00BB31C5"/>
    <w:rsid w:val="00BB5C85"/>
    <w:rsid w:val="00BB7BDA"/>
    <w:rsid w:val="00BD09B3"/>
    <w:rsid w:val="00BD1897"/>
    <w:rsid w:val="00BD5327"/>
    <w:rsid w:val="00BD5E59"/>
    <w:rsid w:val="00BE3111"/>
    <w:rsid w:val="00BE5DA6"/>
    <w:rsid w:val="00BF0FA8"/>
    <w:rsid w:val="00BF488F"/>
    <w:rsid w:val="00C01A30"/>
    <w:rsid w:val="00C02AB9"/>
    <w:rsid w:val="00C039F0"/>
    <w:rsid w:val="00C076A4"/>
    <w:rsid w:val="00C25ECE"/>
    <w:rsid w:val="00C34DDE"/>
    <w:rsid w:val="00C370AF"/>
    <w:rsid w:val="00C41565"/>
    <w:rsid w:val="00C42812"/>
    <w:rsid w:val="00C464C9"/>
    <w:rsid w:val="00C470FD"/>
    <w:rsid w:val="00C54190"/>
    <w:rsid w:val="00C62ADB"/>
    <w:rsid w:val="00C82196"/>
    <w:rsid w:val="00C919E1"/>
    <w:rsid w:val="00C97940"/>
    <w:rsid w:val="00CB49D5"/>
    <w:rsid w:val="00CB59FD"/>
    <w:rsid w:val="00CB6A28"/>
    <w:rsid w:val="00CB6F65"/>
    <w:rsid w:val="00CB7DE6"/>
    <w:rsid w:val="00CC2A20"/>
    <w:rsid w:val="00CC304F"/>
    <w:rsid w:val="00CE0A49"/>
    <w:rsid w:val="00CF1968"/>
    <w:rsid w:val="00CF1BFD"/>
    <w:rsid w:val="00D01720"/>
    <w:rsid w:val="00D03F56"/>
    <w:rsid w:val="00D0790D"/>
    <w:rsid w:val="00D102F8"/>
    <w:rsid w:val="00D1718B"/>
    <w:rsid w:val="00D24BE3"/>
    <w:rsid w:val="00D25D10"/>
    <w:rsid w:val="00D26EB9"/>
    <w:rsid w:val="00D40C5D"/>
    <w:rsid w:val="00D4628A"/>
    <w:rsid w:val="00D60302"/>
    <w:rsid w:val="00D63A8B"/>
    <w:rsid w:val="00D6491C"/>
    <w:rsid w:val="00D741C0"/>
    <w:rsid w:val="00D76479"/>
    <w:rsid w:val="00D765FB"/>
    <w:rsid w:val="00D77060"/>
    <w:rsid w:val="00D7791D"/>
    <w:rsid w:val="00D86863"/>
    <w:rsid w:val="00D87EE4"/>
    <w:rsid w:val="00D9094C"/>
    <w:rsid w:val="00D94F24"/>
    <w:rsid w:val="00D96CDD"/>
    <w:rsid w:val="00DB1026"/>
    <w:rsid w:val="00DB4329"/>
    <w:rsid w:val="00DB7E1F"/>
    <w:rsid w:val="00DC0307"/>
    <w:rsid w:val="00DC18D4"/>
    <w:rsid w:val="00DC5517"/>
    <w:rsid w:val="00DD46F3"/>
    <w:rsid w:val="00DD718F"/>
    <w:rsid w:val="00DE00D9"/>
    <w:rsid w:val="00DE2305"/>
    <w:rsid w:val="00DE277C"/>
    <w:rsid w:val="00E006BD"/>
    <w:rsid w:val="00E00BCD"/>
    <w:rsid w:val="00E00D4D"/>
    <w:rsid w:val="00E05696"/>
    <w:rsid w:val="00E14555"/>
    <w:rsid w:val="00E14884"/>
    <w:rsid w:val="00E16821"/>
    <w:rsid w:val="00E221D9"/>
    <w:rsid w:val="00E30605"/>
    <w:rsid w:val="00E352BE"/>
    <w:rsid w:val="00E36DB8"/>
    <w:rsid w:val="00E4456E"/>
    <w:rsid w:val="00E47605"/>
    <w:rsid w:val="00E52F6E"/>
    <w:rsid w:val="00E54207"/>
    <w:rsid w:val="00E5463E"/>
    <w:rsid w:val="00E56CAE"/>
    <w:rsid w:val="00E6224E"/>
    <w:rsid w:val="00E7228F"/>
    <w:rsid w:val="00E764B2"/>
    <w:rsid w:val="00E91F63"/>
    <w:rsid w:val="00E96D27"/>
    <w:rsid w:val="00E96E26"/>
    <w:rsid w:val="00EA2311"/>
    <w:rsid w:val="00EB4457"/>
    <w:rsid w:val="00EB7768"/>
    <w:rsid w:val="00EC5DE3"/>
    <w:rsid w:val="00EC5E38"/>
    <w:rsid w:val="00ED203D"/>
    <w:rsid w:val="00ED4C64"/>
    <w:rsid w:val="00ED7D3D"/>
    <w:rsid w:val="00EE53D1"/>
    <w:rsid w:val="00EF5050"/>
    <w:rsid w:val="00EF6048"/>
    <w:rsid w:val="00EF7369"/>
    <w:rsid w:val="00F04286"/>
    <w:rsid w:val="00F124D3"/>
    <w:rsid w:val="00F25D99"/>
    <w:rsid w:val="00F31C94"/>
    <w:rsid w:val="00F32528"/>
    <w:rsid w:val="00F33B46"/>
    <w:rsid w:val="00F36E1C"/>
    <w:rsid w:val="00F42483"/>
    <w:rsid w:val="00F477B0"/>
    <w:rsid w:val="00F53303"/>
    <w:rsid w:val="00F54CBB"/>
    <w:rsid w:val="00F644DB"/>
    <w:rsid w:val="00F64EE0"/>
    <w:rsid w:val="00F65D3E"/>
    <w:rsid w:val="00F717C5"/>
    <w:rsid w:val="00F7200B"/>
    <w:rsid w:val="00F734E7"/>
    <w:rsid w:val="00F74056"/>
    <w:rsid w:val="00F770DB"/>
    <w:rsid w:val="00F8300F"/>
    <w:rsid w:val="00F832AC"/>
    <w:rsid w:val="00F90A96"/>
    <w:rsid w:val="00F96817"/>
    <w:rsid w:val="00F9696F"/>
    <w:rsid w:val="00FA2CE5"/>
    <w:rsid w:val="00FB0795"/>
    <w:rsid w:val="00FB1F64"/>
    <w:rsid w:val="00FB28A0"/>
    <w:rsid w:val="00FC45AF"/>
    <w:rsid w:val="00FC63EA"/>
    <w:rsid w:val="00FC69B2"/>
    <w:rsid w:val="00FC69C8"/>
    <w:rsid w:val="00FC74AE"/>
    <w:rsid w:val="00FE0B77"/>
    <w:rsid w:val="00FE4052"/>
    <w:rsid w:val="00FF379D"/>
    <w:rsid w:val="00FF528C"/>
    <w:rsid w:val="00FF5F24"/>
    <w:rsid w:val="025CB6F6"/>
    <w:rsid w:val="069A86DD"/>
    <w:rsid w:val="2008D81E"/>
    <w:rsid w:val="31B9D02A"/>
    <w:rsid w:val="380E2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B6AE3"/>
  <w15:docId w15:val="{D5332E30-DF78-46CA-A69D-BA10B044D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4F8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53304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33349"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844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AA7E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5699D"/>
    <w:pPr>
      <w:autoSpaceDE w:val="0"/>
      <w:autoSpaceDN w:val="0"/>
      <w:adjustRightInd w:val="0"/>
      <w:spacing w:after="0" w:line="240" w:lineRule="auto"/>
    </w:pPr>
    <w:rPr>
      <w:rFonts w:ascii="Liberation Sans" w:eastAsiaTheme="minorHAnsi" w:hAnsi="Liberation Sans" w:cs="Liberation Sans"/>
      <w:color w:val="000000"/>
      <w:sz w:val="24"/>
      <w:szCs w:val="24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3F25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580"/>
  </w:style>
  <w:style w:type="paragraph" w:styleId="Footer">
    <w:name w:val="footer"/>
    <w:basedOn w:val="Normal"/>
    <w:link w:val="FooterChar"/>
    <w:uiPriority w:val="99"/>
    <w:unhideWhenUsed/>
    <w:rsid w:val="003F25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5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3429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1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hJGYe2UFIgjRWrIttouZWJJN9Yw==">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7a90c5-1bed-4a9b-9b6c-3301eb0ae2fd">
      <Terms xmlns="http://schemas.microsoft.com/office/infopath/2007/PartnerControls"/>
    </lcf76f155ced4ddcb4097134ff3c332f>
    <TaxCatchAll xmlns="1e4b1c16-9efd-4020-9fd2-2fd8273e3304" xsi:nil="true"/>
    <VIEWED xmlns="217a90c5-1bed-4a9b-9b6c-3301eb0ae2fd">false</VIEWED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2A5E5E61CCBD4E88443863054D7C64" ma:contentTypeVersion="16" ma:contentTypeDescription="Create a new document." ma:contentTypeScope="" ma:versionID="cca06b6c83a85239b773901ee823f181">
  <xsd:schema xmlns:xsd="http://www.w3.org/2001/XMLSchema" xmlns:xs="http://www.w3.org/2001/XMLSchema" xmlns:p="http://schemas.microsoft.com/office/2006/metadata/properties" xmlns:ns2="217a90c5-1bed-4a9b-9b6c-3301eb0ae2fd" xmlns:ns3="1e4b1c16-9efd-4020-9fd2-2fd8273e3304" targetNamespace="http://schemas.microsoft.com/office/2006/metadata/properties" ma:root="true" ma:fieldsID="5650d1d893e106283ae8a74f06962a4b" ns2:_="" ns3:_="">
    <xsd:import namespace="217a90c5-1bed-4a9b-9b6c-3301eb0ae2fd"/>
    <xsd:import namespace="1e4b1c16-9efd-4020-9fd2-2fd8273e33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VIEWED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7a90c5-1bed-4a9b-9b6c-3301eb0ae2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b3b0f79-8e1e-422e-8b1d-6b49204265a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VIEWED" ma:index="23" ma:displayName="VIEWED" ma:default="0" ma:format="Dropdown" ma:internalName="VIEWE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4b1c16-9efd-4020-9fd2-2fd8273e33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904227-96b9-4306-a4cc-d29c0c47d3dc}" ma:internalName="TaxCatchAll" ma:showField="CatchAllData" ma:web="1e4b1c16-9efd-4020-9fd2-2fd8273e33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B050530-FF8A-4EEE-BD9E-AB41D0726542}">
  <ds:schemaRefs>
    <ds:schemaRef ds:uri="http://schemas.microsoft.com/office/2006/metadata/properties"/>
    <ds:schemaRef ds:uri="http://schemas.microsoft.com/office/infopath/2007/PartnerControls"/>
    <ds:schemaRef ds:uri="217a90c5-1bed-4a9b-9b6c-3301eb0ae2fd"/>
    <ds:schemaRef ds:uri="1e4b1c16-9efd-4020-9fd2-2fd8273e3304"/>
  </ds:schemaRefs>
</ds:datastoreItem>
</file>

<file path=customXml/itemProps3.xml><?xml version="1.0" encoding="utf-8"?>
<ds:datastoreItem xmlns:ds="http://schemas.openxmlformats.org/officeDocument/2006/customXml" ds:itemID="{5893FD40-E336-4309-B9AA-C0D98EA0CFF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957E907-4072-4BD1-A0D8-2FC54CD80E1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</Pages>
  <Words>1331</Words>
  <Characters>7590</Characters>
  <Application>Microsoft Office Word</Application>
  <DocSecurity>4</DocSecurity>
  <Lines>63</Lines>
  <Paragraphs>17</Paragraphs>
  <ScaleCrop>false</ScaleCrop>
  <Company/>
  <LinksUpToDate>false</LinksUpToDate>
  <CharactersWithSpaces>8904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Katy Pepinsky</dc:creator>
  <cp:keywords/>
  <cp:lastModifiedBy>Silas Babilonia</cp:lastModifiedBy>
  <cp:revision>173</cp:revision>
  <dcterms:created xsi:type="dcterms:W3CDTF">2023-03-27T20:05:00Z</dcterms:created>
  <dcterms:modified xsi:type="dcterms:W3CDTF">2024-05-09T22:36:00Z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0x010100602A5E5E61CCBD4E88443863054D7C64</vt:lpwstr>
  </property>
  <property fmtid="{D5CDD505-2E9C-101B-9397-08002B2CF9AE}" pid="3" name="MediaServiceImageTags">
    <vt:lpwstr/>
  </property>
</Properties>
</file>