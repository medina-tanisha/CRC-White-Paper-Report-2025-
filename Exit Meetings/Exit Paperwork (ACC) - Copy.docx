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B663987" w:rsidR="00D25D10" w:rsidRDefault="00136D34" w:rsidP="00565E02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0DD1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Exit Summary &amp;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Feedback</w:t>
      </w:r>
      <w:r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</w:t>
      </w:r>
      <w:r w:rsidR="002C497C" w:rsidRPr="007E193F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Document</w:t>
      </w:r>
    </w:p>
    <w:p w14:paraId="2B37B7C6" w14:textId="6E31F7D0" w:rsidR="00F644DB" w:rsidRDefault="00F644DB" w:rsidP="00034449">
      <w:pPr>
        <w:spacing w:after="0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F644DB"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  <w:t>GrantCorps Short-Term Coaching &amp; Deep Consultation</w:t>
      </w:r>
    </w:p>
    <w:p w14:paraId="31CDC796" w14:textId="2A9D7FE6" w:rsidR="00034449" w:rsidRPr="006566A9" w:rsidRDefault="00034449" w:rsidP="000344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To be used during 30-minute exit meeting with Primary Contact Person of Enrolled Organization</w:t>
      </w:r>
      <w:r w:rsidR="0048719F">
        <w:rPr>
          <w:rFonts w:ascii="Times New Roman" w:eastAsia="Times New Roman" w:hAnsi="Times New Roman" w:cs="Times New Roman"/>
          <w:bCs/>
          <w:sz w:val="24"/>
          <w:szCs w:val="24"/>
        </w:rPr>
        <w:t xml:space="preserve">, and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upon completion of 1:1 short-term coaching and deep consultation services. </w:t>
      </w:r>
    </w:p>
    <w:p w14:paraId="00000003" w14:textId="3DAF1107" w:rsidR="00D25D10" w:rsidRPr="00A5699D" w:rsidRDefault="000C280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Name of Organization: </w:t>
      </w:r>
      <w:r w:rsidR="001E0D4D">
        <w:rPr>
          <w:rFonts w:ascii="Times New Roman" w:eastAsia="Times New Roman" w:hAnsi="Times New Roman" w:cs="Times New Roman"/>
          <w:b/>
          <w:sz w:val="24"/>
          <w:szCs w:val="24"/>
        </w:rPr>
        <w:t>African Chamber of Commerce</w:t>
      </w:r>
    </w:p>
    <w:p w14:paraId="33A4FAE4" w14:textId="759F688B" w:rsidR="00AA7ED3" w:rsidRPr="00475129" w:rsidRDefault="00000000" w:rsidP="00475129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rPr>
            <w:sz w:val="24"/>
            <w:szCs w:val="24"/>
          </w:rPr>
          <w:tag w:val="goog_rdk_0"/>
          <w:id w:val="105774068"/>
        </w:sdtPr>
        <w:sdtContent/>
      </w:sdt>
      <w:sdt>
        <w:sdtPr>
          <w:rPr>
            <w:sz w:val="24"/>
            <w:szCs w:val="24"/>
          </w:rPr>
          <w:tag w:val="goog_rdk_1"/>
          <w:id w:val="749925261"/>
          <w:showingPlcHdr/>
        </w:sdtPr>
        <w:sdtContent>
          <w:r w:rsidR="007E193F">
            <w:rPr>
              <w:sz w:val="24"/>
              <w:szCs w:val="24"/>
            </w:rPr>
            <w:t xml:space="preserve">     </w:t>
          </w:r>
        </w:sdtContent>
      </w:sdt>
      <w:r w:rsidR="000C2809" w:rsidRPr="00A5699D">
        <w:rPr>
          <w:rFonts w:ascii="Times New Roman" w:eastAsia="Times New Roman" w:hAnsi="Times New Roman" w:cs="Times New Roman"/>
          <w:b/>
          <w:sz w:val="24"/>
          <w:szCs w:val="24"/>
        </w:rPr>
        <w:t xml:space="preserve">Primary Contact Name: </w:t>
      </w:r>
      <w:r w:rsidR="00962213">
        <w:rPr>
          <w:rFonts w:ascii="Times New Roman" w:eastAsia="Times New Roman" w:hAnsi="Times New Roman" w:cs="Times New Roman"/>
          <w:b/>
          <w:sz w:val="24"/>
          <w:szCs w:val="24"/>
        </w:rPr>
        <w:t>Maya Wheeler</w:t>
      </w:r>
      <w:r w:rsidR="0094541B">
        <w:rPr>
          <w:rFonts w:ascii="Times New Roman" w:eastAsia="Times New Roman" w:hAnsi="Times New Roman" w:cs="Times New Roman"/>
          <w:b/>
          <w:sz w:val="24"/>
          <w:szCs w:val="24"/>
        </w:rPr>
        <w:t xml:space="preserve"> (Former Executive </w:t>
      </w:r>
      <w:r w:rsidR="004C4291">
        <w:rPr>
          <w:rFonts w:ascii="Times New Roman" w:eastAsia="Times New Roman" w:hAnsi="Times New Roman" w:cs="Times New Roman"/>
          <w:b/>
          <w:sz w:val="24"/>
          <w:szCs w:val="24"/>
        </w:rPr>
        <w:t>Director)</w:t>
      </w:r>
    </w:p>
    <w:p w14:paraId="55BBF9E8" w14:textId="02C7A8AC" w:rsidR="00F734E7" w:rsidRPr="00A5699D" w:rsidRDefault="00F734E7">
      <w:pPr>
        <w:pStyle w:val="NormalWeb"/>
        <w:spacing w:before="0" w:beforeAutospacing="0" w:after="0" w:afterAutospacing="0"/>
        <w:textAlignment w:val="baseline"/>
        <w:rPr>
          <w:color w:val="000000"/>
        </w:rPr>
        <w:pPrChange w:id="0" w:author="Katy Pepinsky" w:date="2023-04-25T15:50:00Z">
          <w:pPr>
            <w:pStyle w:val="NormalWeb"/>
            <w:spacing w:before="0" w:beforeAutospacing="0" w:after="0" w:afterAutospacing="0"/>
          </w:pPr>
        </w:pPrChange>
      </w:pPr>
      <w:r w:rsidRPr="12ABD006">
        <w:rPr>
          <w:b/>
          <w:bCs/>
          <w:color w:val="000000" w:themeColor="text1"/>
        </w:rPr>
        <w:t>GrantCorps TEAM LEAD (Consultant/Staff)</w:t>
      </w:r>
      <w:r w:rsidRPr="12ABD006">
        <w:rPr>
          <w:color w:val="000000" w:themeColor="text1"/>
        </w:rPr>
        <w:t>: </w:t>
      </w:r>
      <w:r w:rsidR="00962213" w:rsidRPr="12ABD006">
        <w:rPr>
          <w:color w:val="000000" w:themeColor="text1"/>
        </w:rPr>
        <w:t>Jhon Londo</w:t>
      </w:r>
      <w:del w:id="1" w:author="Katy Pepinsky" w:date="2023-04-25T15:50:00Z">
        <w:r w:rsidRPr="12ABD006" w:rsidDel="00962213">
          <w:rPr>
            <w:color w:val="000000" w:themeColor="text1"/>
          </w:rPr>
          <w:delText>n</w:delText>
        </w:r>
      </w:del>
      <w:r w:rsidR="1F719053" w:rsidRPr="12ABD006">
        <w:rPr>
          <w:color w:val="202124"/>
          <w:sz w:val="30"/>
          <w:szCs w:val="30"/>
        </w:rPr>
        <w:t>ñ</w:t>
      </w:r>
      <w:r w:rsidR="00962213" w:rsidRPr="12ABD006">
        <w:rPr>
          <w:color w:val="000000" w:themeColor="text1"/>
        </w:rPr>
        <w:t>o</w:t>
      </w:r>
    </w:p>
    <w:p w14:paraId="2EA4C276" w14:textId="1B601953" w:rsidR="00AA7ED3" w:rsidRPr="003346A5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b/>
          <w:bCs/>
          <w:color w:val="000000"/>
        </w:rPr>
      </w:pPr>
      <w:r w:rsidRPr="003346A5">
        <w:rPr>
          <w:b/>
          <w:bCs/>
          <w:color w:val="000000"/>
        </w:rPr>
        <w:t>TOTAL HOURS with TEAM LEAD for 1:1 Support: </w:t>
      </w:r>
      <w:r w:rsidR="003346A5" w:rsidRPr="003346A5">
        <w:rPr>
          <w:b/>
          <w:bCs/>
          <w:color w:val="000000"/>
        </w:rPr>
        <w:t>8.0</w:t>
      </w:r>
    </w:p>
    <w:p w14:paraId="01C4F406" w14:textId="4A1E469C" w:rsidR="00AA7ED3" w:rsidRPr="003346A5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3346A5">
        <w:rPr>
          <w:b/>
          <w:bCs/>
          <w:color w:val="000000"/>
        </w:rPr>
        <w:t>Direct:</w:t>
      </w:r>
      <w:r w:rsidR="00541A47" w:rsidRPr="003346A5">
        <w:rPr>
          <w:b/>
          <w:bCs/>
          <w:color w:val="000000"/>
        </w:rPr>
        <w:t xml:space="preserve"> </w:t>
      </w:r>
      <w:r w:rsidR="003346A5">
        <w:rPr>
          <w:b/>
          <w:bCs/>
          <w:color w:val="000000"/>
        </w:rPr>
        <w:t>3.0</w:t>
      </w:r>
    </w:p>
    <w:p w14:paraId="4CA53B6B" w14:textId="36D46A54" w:rsidR="00AA7ED3" w:rsidRPr="00A5699D" w:rsidRDefault="00AA7ED3" w:rsidP="00475129">
      <w:pPr>
        <w:pStyle w:val="NormalWeb"/>
        <w:spacing w:before="0" w:beforeAutospacing="0" w:after="0" w:afterAutospacing="0"/>
        <w:ind w:left="1440"/>
        <w:textAlignment w:val="baseline"/>
        <w:rPr>
          <w:b/>
          <w:bCs/>
          <w:color w:val="000000"/>
        </w:rPr>
      </w:pPr>
      <w:r w:rsidRPr="003346A5">
        <w:rPr>
          <w:b/>
          <w:bCs/>
          <w:color w:val="000000"/>
        </w:rPr>
        <w:t>Indirect:</w:t>
      </w:r>
      <w:r w:rsidR="003346A5">
        <w:rPr>
          <w:b/>
          <w:bCs/>
          <w:color w:val="000000"/>
        </w:rPr>
        <w:t xml:space="preserve"> </w:t>
      </w:r>
      <w:r w:rsidR="000C2809">
        <w:rPr>
          <w:b/>
          <w:bCs/>
          <w:color w:val="000000"/>
        </w:rPr>
        <w:t>5</w:t>
      </w:r>
      <w:r w:rsidR="00407509">
        <w:rPr>
          <w:b/>
          <w:bCs/>
          <w:color w:val="000000"/>
        </w:rPr>
        <w:t>.0</w:t>
      </w:r>
    </w:p>
    <w:p w14:paraId="42F5F968" w14:textId="7149015C" w:rsidR="00AA7ED3" w:rsidRPr="00A5699D" w:rsidRDefault="00AA7ED3" w:rsidP="00AA7ED3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  <w:r w:rsidRPr="00A5699D">
        <w:rPr>
          <w:b/>
          <w:bCs/>
          <w:color w:val="000000"/>
        </w:rPr>
        <w:t>GrantCorps VISTA MEMBERS:</w:t>
      </w:r>
      <w:r w:rsidR="00737557">
        <w:rPr>
          <w:b/>
          <w:bCs/>
          <w:color w:val="000000"/>
        </w:rPr>
        <w:t xml:space="preserve"> Matthew Romanyk, </w:t>
      </w:r>
      <w:r w:rsidR="0094694D">
        <w:rPr>
          <w:b/>
          <w:bCs/>
          <w:color w:val="000000"/>
        </w:rPr>
        <w:t>Eugene Davis</w:t>
      </w:r>
    </w:p>
    <w:p w14:paraId="71B101F3" w14:textId="26EA301E" w:rsidR="00AA7ED3" w:rsidRPr="00A5699D" w:rsidRDefault="00AA7ED3" w:rsidP="00475129">
      <w:pPr>
        <w:pStyle w:val="NormalWeb"/>
        <w:spacing w:before="0" w:beforeAutospacing="0" w:after="0" w:afterAutospacing="0"/>
        <w:ind w:firstLine="720"/>
        <w:textAlignment w:val="baseline"/>
        <w:rPr>
          <w:color w:val="000000"/>
        </w:rPr>
      </w:pPr>
      <w:r w:rsidRPr="00A5699D">
        <w:rPr>
          <w:b/>
          <w:bCs/>
          <w:color w:val="000000"/>
        </w:rPr>
        <w:t>TOTAL VISTA Hours provided:</w:t>
      </w:r>
      <w:r w:rsidR="009A07FE">
        <w:rPr>
          <w:b/>
          <w:bCs/>
          <w:color w:val="000000"/>
        </w:rPr>
        <w:t xml:space="preserve"> </w:t>
      </w:r>
      <w:r w:rsidR="00223FED">
        <w:rPr>
          <w:b/>
          <w:bCs/>
          <w:color w:val="000000"/>
        </w:rPr>
        <w:t>10.00</w:t>
      </w:r>
    </w:p>
    <w:p w14:paraId="672AC799" w14:textId="77777777" w:rsidR="005E070B" w:rsidRDefault="005E070B" w:rsidP="0088447E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 w:rsidTr="12ABD006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8A4B75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D7DA1DF" w14:textId="0346DB1B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  <w:r w:rsidR="0047032B">
              <w:rPr>
                <w:b/>
                <w:bCs/>
                <w:color w:val="000000"/>
              </w:rPr>
              <w:t>/Exit Report</w:t>
            </w:r>
          </w:p>
        </w:tc>
      </w:tr>
      <w:tr w:rsidR="00AA7ED3" w14:paraId="09B98187" w14:textId="77777777" w:rsidTr="12ABD006">
        <w:tc>
          <w:tcPr>
            <w:tcW w:w="4675" w:type="dxa"/>
            <w:gridSpan w:val="2"/>
          </w:tcPr>
          <w:p w14:paraId="6D9D907F" w14:textId="3A183649" w:rsidR="00AA7ED3" w:rsidRDefault="00F3246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 w:rsidRPr="00F32463">
              <w:rPr>
                <w:b/>
                <w:bCs/>
                <w:color w:val="000000"/>
              </w:rPr>
              <w:t>1/6/2023</w:t>
            </w:r>
          </w:p>
        </w:tc>
        <w:tc>
          <w:tcPr>
            <w:tcW w:w="4675" w:type="dxa"/>
            <w:gridSpan w:val="2"/>
          </w:tcPr>
          <w:p w14:paraId="50BD502C" w14:textId="31C893F8" w:rsidR="00AA7ED3" w:rsidRPr="0094541B" w:rsidRDefault="00CD3F7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highlight w:val="yellow"/>
              </w:rPr>
            </w:pPr>
            <w:r w:rsidRPr="00CD3F76">
              <w:rPr>
                <w:b/>
                <w:bCs/>
                <w:color w:val="000000"/>
              </w:rPr>
              <w:t>4/27/2023</w:t>
            </w:r>
          </w:p>
        </w:tc>
      </w:tr>
      <w:tr w:rsidR="00AA7ED3" w14:paraId="4BF15BE9" w14:textId="77777777" w:rsidTr="12ABD006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2CAACDD8" w14:textId="51A051FA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2FA79AFB" w14:textId="36004C4D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="00EE53D1" w:rsidRPr="00554285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02B8253D" w14:textId="77777777" w:rsidTr="12ABD006">
        <w:tc>
          <w:tcPr>
            <w:tcW w:w="4675" w:type="dxa"/>
            <w:gridSpan w:val="2"/>
          </w:tcPr>
          <w:p w14:paraId="055FD37D" w14:textId="7AF8EB84" w:rsidR="00AA7ED3" w:rsidRPr="00C374DE" w:rsidRDefault="00C374DE" w:rsidP="00C374D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del w:id="2" w:author="Katy Pepinsky" w:date="2023-04-25T15:54:00Z">
              <w:r w:rsidRPr="12ABD006" w:rsidDel="5B173A15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delText>P</w:delText>
              </w:r>
            </w:del>
            <w:r w:rsidR="00C405F1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ins w:id="3" w:author="Katy Pepinsky" w:date="2023-04-25T15:54:00Z">
              <w:r w:rsidR="4DDDBFF9" w:rsidRPr="12ABD00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onsistent p</w:t>
              </w:r>
            </w:ins>
            <w:r w:rsidR="5B173A15" w:rsidRPr="12ABD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rogram/organization d</w:t>
            </w:r>
            <w:ins w:id="4" w:author="Katy Pepinsky" w:date="2023-04-25T15:54:00Z">
              <w:r w:rsidR="52761E5B" w:rsidRPr="12ABD00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escriptions and d</w:t>
              </w:r>
            </w:ins>
            <w:r w:rsidR="5B173A15" w:rsidRPr="12ABD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ocumentation</w:t>
            </w:r>
          </w:p>
        </w:tc>
        <w:tc>
          <w:tcPr>
            <w:tcW w:w="4675" w:type="dxa"/>
            <w:gridSpan w:val="2"/>
          </w:tcPr>
          <w:p w14:paraId="48410DB8" w14:textId="3E8312D1" w:rsidR="00AA7ED3" w:rsidRPr="00053143" w:rsidRDefault="00053143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053143">
              <w:rPr>
                <w:color w:val="000000"/>
              </w:rPr>
              <w:t>Developed program descriptions from website</w:t>
            </w:r>
            <w:r>
              <w:rPr>
                <w:color w:val="000000"/>
              </w:rPr>
              <w:t xml:space="preserve"> </w:t>
            </w:r>
            <w:r w:rsidR="002C7031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</w:t>
            </w:r>
            <w:r w:rsidR="002C7031">
              <w:rPr>
                <w:color w:val="000000"/>
              </w:rPr>
              <w:t>“What We Do” section</w:t>
            </w:r>
            <w:r w:rsidR="00D532FA">
              <w:rPr>
                <w:color w:val="000000"/>
              </w:rPr>
              <w:t xml:space="preserve"> - </w:t>
            </w:r>
            <w:r w:rsidR="00D532FA" w:rsidRPr="00D532FA">
              <w:rPr>
                <w:color w:val="000000"/>
              </w:rPr>
              <w:t xml:space="preserve">Clarified program descriptions listed on website to support clear, consistent program descriptions for the </w:t>
            </w:r>
            <w:r w:rsidR="0002437F">
              <w:rPr>
                <w:color w:val="000000"/>
              </w:rPr>
              <w:t>o</w:t>
            </w:r>
            <w:r w:rsidR="00D532FA" w:rsidRPr="00D532FA">
              <w:rPr>
                <w:color w:val="000000"/>
              </w:rPr>
              <w:t>rganization and for future grant proposals</w:t>
            </w:r>
          </w:p>
        </w:tc>
      </w:tr>
      <w:tr w:rsidR="00AA7ED3" w14:paraId="70A9E5CD" w14:textId="77777777" w:rsidTr="12ABD006">
        <w:tc>
          <w:tcPr>
            <w:tcW w:w="4675" w:type="dxa"/>
            <w:gridSpan w:val="2"/>
          </w:tcPr>
          <w:p w14:paraId="6D793D05" w14:textId="51A6768C" w:rsidR="00AA7ED3" w:rsidRPr="0022660E" w:rsidRDefault="7C48F99E" w:rsidP="0022660E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ins w:id="5" w:author="Katy Pepinsky" w:date="2023-04-25T15:55:00Z">
              <w:r w:rsidRPr="12ABD00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Clearly d</w:t>
              </w:r>
            </w:ins>
            <w:del w:id="6" w:author="Katy Pepinsky" w:date="2023-04-25T15:55:00Z">
              <w:r w:rsidR="0022660E" w:rsidRPr="12ABD006" w:rsidDel="0BBD0144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delText>D</w:delText>
              </w:r>
            </w:del>
            <w:r w:rsidR="0BBD0144" w:rsidRPr="12ABD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efining organization mission/values/Theory of Change to guide decision-making and grants applied for</w:t>
            </w:r>
          </w:p>
        </w:tc>
        <w:tc>
          <w:tcPr>
            <w:tcW w:w="4675" w:type="dxa"/>
            <w:gridSpan w:val="2"/>
          </w:tcPr>
          <w:p w14:paraId="5F26DAEF" w14:textId="2860A0C8" w:rsidR="00AA7ED3" w:rsidRPr="002E6755" w:rsidRDefault="002E6755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2E6755">
              <w:rPr>
                <w:color w:val="000000"/>
              </w:rPr>
              <w:t>Identified</w:t>
            </w:r>
            <w:r>
              <w:rPr>
                <w:color w:val="000000"/>
              </w:rPr>
              <w:t xml:space="preserve"> that ACC </w:t>
            </w:r>
            <w:r w:rsidR="002F76E7">
              <w:rPr>
                <w:color w:val="000000"/>
              </w:rPr>
              <w:t>has dual</w:t>
            </w:r>
            <w:r w:rsidR="00284DE0">
              <w:rPr>
                <w:color w:val="000000"/>
              </w:rPr>
              <w:t xml:space="preserve"> mission</w:t>
            </w:r>
            <w:r w:rsidR="00206850">
              <w:rPr>
                <w:color w:val="000000"/>
              </w:rPr>
              <w:t xml:space="preserve"> and dual chartership</w:t>
            </w:r>
            <w:r w:rsidR="00560594">
              <w:rPr>
                <w:color w:val="000000"/>
              </w:rPr>
              <w:t xml:space="preserve"> </w:t>
            </w:r>
            <w:r w:rsidR="006A3EC4">
              <w:rPr>
                <w:color w:val="000000"/>
              </w:rPr>
              <w:t>–</w:t>
            </w:r>
            <w:r w:rsidR="00560594">
              <w:rPr>
                <w:color w:val="000000"/>
              </w:rPr>
              <w:t xml:space="preserve"> </w:t>
            </w:r>
            <w:r w:rsidR="006A3EC4">
              <w:rPr>
                <w:color w:val="000000"/>
              </w:rPr>
              <w:t>incorporated as a 501</w:t>
            </w:r>
            <w:r w:rsidR="00CA5EF8">
              <w:rPr>
                <w:color w:val="000000"/>
              </w:rPr>
              <w:t>c</w:t>
            </w:r>
            <w:r w:rsidR="006A3EC4">
              <w:rPr>
                <w:color w:val="000000"/>
              </w:rPr>
              <w:t>3</w:t>
            </w:r>
            <w:r w:rsidR="00CA5EF8">
              <w:rPr>
                <w:color w:val="000000"/>
              </w:rPr>
              <w:t xml:space="preserve"> </w:t>
            </w:r>
            <w:r w:rsidR="0095168F">
              <w:rPr>
                <w:color w:val="000000"/>
              </w:rPr>
              <w:t xml:space="preserve">and </w:t>
            </w:r>
            <w:r w:rsidR="003428DA">
              <w:rPr>
                <w:color w:val="000000"/>
              </w:rPr>
              <w:t>functioning as a 501c6 Chamber of Commerce</w:t>
            </w:r>
            <w:r w:rsidR="006A3EC4">
              <w:rPr>
                <w:color w:val="000000"/>
              </w:rPr>
              <w:t xml:space="preserve"> </w:t>
            </w:r>
            <w:r w:rsidR="00132CB0">
              <w:rPr>
                <w:color w:val="000000"/>
              </w:rPr>
              <w:t>–</w:t>
            </w:r>
            <w:r w:rsidR="00465909">
              <w:rPr>
                <w:color w:val="000000"/>
              </w:rPr>
              <w:t xml:space="preserve"> </w:t>
            </w:r>
            <w:r w:rsidR="00027808">
              <w:rPr>
                <w:color w:val="000000"/>
              </w:rPr>
              <w:t>Presented</w:t>
            </w:r>
            <w:r w:rsidR="00132CB0">
              <w:rPr>
                <w:color w:val="000000"/>
              </w:rPr>
              <w:t xml:space="preserve"> logic model </w:t>
            </w:r>
            <w:r w:rsidR="00AA0A68">
              <w:rPr>
                <w:color w:val="000000"/>
              </w:rPr>
              <w:t xml:space="preserve">to organize </w:t>
            </w:r>
            <w:r w:rsidR="00597370">
              <w:rPr>
                <w:color w:val="000000"/>
              </w:rPr>
              <w:t xml:space="preserve">and establish </w:t>
            </w:r>
            <w:r w:rsidR="00027808">
              <w:rPr>
                <w:color w:val="000000"/>
              </w:rPr>
              <w:t>organizational functions; provided resource on logic models, Theory of Change, and evaluation methods (Data Playbook)</w:t>
            </w:r>
          </w:p>
        </w:tc>
      </w:tr>
      <w:tr w:rsidR="00AA7ED3" w14:paraId="285F93A9" w14:textId="77777777" w:rsidTr="12ABD006">
        <w:tc>
          <w:tcPr>
            <w:tcW w:w="4675" w:type="dxa"/>
            <w:gridSpan w:val="2"/>
          </w:tcPr>
          <w:p w14:paraId="40E1E7A7" w14:textId="5A8F8E6A" w:rsidR="00AA7ED3" w:rsidRPr="002F45BA" w:rsidRDefault="002F45BA" w:rsidP="002F45BA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del w:id="7" w:author="Katy Pepinsky" w:date="2023-04-25T15:54:00Z">
              <w:r w:rsidRPr="12ABD006" w:rsidDel="4D67AA9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delText>C</w:delText>
              </w:r>
            </w:del>
            <w:ins w:id="8" w:author="Katy Pepinsky" w:date="2023-04-25T15:54:00Z">
              <w:r w:rsidR="0B57BD74" w:rsidRPr="12ABD00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 xml:space="preserve">A system for tracking program and organization </w:t>
              </w:r>
            </w:ins>
            <w:ins w:id="9" w:author="Katy Pepinsky" w:date="2023-04-25T15:55:00Z">
              <w:r w:rsidR="0B57BD74" w:rsidRPr="12ABD006">
                <w:rPr>
                  <w:rFonts w:ascii="Times New Roman" w:eastAsia="Times New Roman" w:hAnsi="Times New Roman" w:cs="Times New Roman"/>
                  <w:color w:val="000000" w:themeColor="text1"/>
                  <w:sz w:val="24"/>
                  <w:szCs w:val="24"/>
                </w:rPr>
                <w:t>outcomes and statistics - c</w:t>
              </w:r>
            </w:ins>
            <w:r w:rsidR="4D67AA96" w:rsidRPr="12ABD00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reating measurables and systems for evaluating outcomes</w:t>
            </w:r>
          </w:p>
        </w:tc>
        <w:tc>
          <w:tcPr>
            <w:tcW w:w="4675" w:type="dxa"/>
            <w:gridSpan w:val="2"/>
          </w:tcPr>
          <w:p w14:paraId="3580C703" w14:textId="6C287D12" w:rsidR="00AA7ED3" w:rsidRPr="004314AC" w:rsidRDefault="00CB2641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4314AC">
              <w:rPr>
                <w:color w:val="000000"/>
              </w:rPr>
              <w:t xml:space="preserve">Insufficient </w:t>
            </w:r>
            <w:r w:rsidR="00A249A1" w:rsidRPr="004314AC">
              <w:rPr>
                <w:color w:val="000000"/>
              </w:rPr>
              <w:t xml:space="preserve">coaching/VISTA member time to address this need (ACC </w:t>
            </w:r>
            <w:r w:rsidR="001903FD" w:rsidRPr="004314AC">
              <w:rPr>
                <w:color w:val="000000"/>
              </w:rPr>
              <w:t xml:space="preserve">only qualified for 5-8 hours of coaching) </w:t>
            </w:r>
            <w:r w:rsidR="00B43725" w:rsidRPr="004314AC">
              <w:rPr>
                <w:color w:val="000000"/>
              </w:rPr>
              <w:t xml:space="preserve">– ACC </w:t>
            </w:r>
            <w:r w:rsidR="00BA7C8E" w:rsidRPr="004314AC">
              <w:rPr>
                <w:color w:val="000000"/>
              </w:rPr>
              <w:t xml:space="preserve">personnel stepped down </w:t>
            </w:r>
            <w:r w:rsidR="004314AC" w:rsidRPr="004314AC">
              <w:rPr>
                <w:color w:val="000000"/>
              </w:rPr>
              <w:t>in February 2023</w:t>
            </w:r>
          </w:p>
        </w:tc>
      </w:tr>
      <w:tr w:rsidR="00AA7ED3" w14:paraId="73E947B0" w14:textId="77777777" w:rsidTr="12ABD006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14:paraId="75B07E80" w14:textId="66AF1580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="009A1EFC" w:rsidRPr="003E6618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14:paraId="0EF1F8FA" w14:textId="77777777" w:rsidR="00AA7ED3" w:rsidRDefault="00AA7ED3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 w:rsidTr="12ABD006">
        <w:tc>
          <w:tcPr>
            <w:tcW w:w="4675" w:type="dxa"/>
            <w:gridSpan w:val="2"/>
          </w:tcPr>
          <w:p w14:paraId="577025F8" w14:textId="30E84DA8" w:rsidR="00AA7ED3" w:rsidRPr="00891122" w:rsidRDefault="00891122" w:rsidP="008911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1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Funding research </w:t>
            </w:r>
            <w:r w:rsidRPr="00891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softHyphen/>
              <w:t xml:space="preserve">– using their existing grants calendar – </w:t>
            </w:r>
            <w:r w:rsidRPr="00891122">
              <w:rPr>
                <w:rFonts w:ascii="Times New Roman" w:hAnsi="Times New Roman" w:cs="Times New Roman"/>
                <w:sz w:val="24"/>
                <w:szCs w:val="24"/>
              </w:rPr>
              <w:t xml:space="preserve">review &amp; enhance what they have in place. </w:t>
            </w:r>
          </w:p>
        </w:tc>
        <w:tc>
          <w:tcPr>
            <w:tcW w:w="4675" w:type="dxa"/>
            <w:gridSpan w:val="2"/>
          </w:tcPr>
          <w:p w14:paraId="046D7ED4" w14:textId="76BC2809" w:rsidR="00AA7ED3" w:rsidRPr="00410478" w:rsidRDefault="006B42D9" w:rsidP="12ABD00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410478">
              <w:rPr>
                <w:color w:val="000000"/>
              </w:rPr>
              <w:t>Insufficient coaching/VISTA member time to address this need</w:t>
            </w:r>
          </w:p>
        </w:tc>
      </w:tr>
      <w:tr w:rsidR="00AA7ED3" w14:paraId="300EDB66" w14:textId="77777777" w:rsidTr="12ABD006">
        <w:tc>
          <w:tcPr>
            <w:tcW w:w="4675" w:type="dxa"/>
            <w:gridSpan w:val="2"/>
          </w:tcPr>
          <w:p w14:paraId="64B96918" w14:textId="552153A4" w:rsidR="00AA7ED3" w:rsidRPr="00741DE6" w:rsidRDefault="00741DE6" w:rsidP="00741DE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1D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Review, copy edit, &amp; feedback on Grants – </w:t>
            </w:r>
            <w:r w:rsidRPr="00741DE6">
              <w:rPr>
                <w:rFonts w:ascii="Times New Roman" w:hAnsi="Times New Roman" w:cs="Times New Roman"/>
                <w:sz w:val="24"/>
                <w:szCs w:val="24"/>
              </w:rPr>
              <w:t>specifically on the program descriptions and evaluation sections of current and past grants.</w:t>
            </w:r>
          </w:p>
        </w:tc>
        <w:tc>
          <w:tcPr>
            <w:tcW w:w="4675" w:type="dxa"/>
            <w:gridSpan w:val="2"/>
          </w:tcPr>
          <w:p w14:paraId="3801971C" w14:textId="7EBD6AD7" w:rsidR="00AA7ED3" w:rsidRPr="008F6ED2" w:rsidRDefault="00410478" w:rsidP="12ABD00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 w:rsidRPr="008F6ED2">
              <w:rPr>
                <w:color w:val="000000" w:themeColor="text1"/>
              </w:rPr>
              <w:t>Insufficient coaching/VISTA member time to address this need</w:t>
            </w:r>
          </w:p>
        </w:tc>
      </w:tr>
      <w:tr w:rsidR="00587F10" w14:paraId="7736873A" w14:textId="77777777" w:rsidTr="12ABD006">
        <w:tc>
          <w:tcPr>
            <w:tcW w:w="4675" w:type="dxa"/>
            <w:gridSpan w:val="2"/>
          </w:tcPr>
          <w:p w14:paraId="4503A3CF" w14:textId="69212778" w:rsidR="00587F10" w:rsidRDefault="00587F10" w:rsidP="00587F1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lastRenderedPageBreak/>
              <w:t>Documenting their programs</w:t>
            </w:r>
          </w:p>
        </w:tc>
        <w:tc>
          <w:tcPr>
            <w:tcW w:w="4675" w:type="dxa"/>
            <w:gridSpan w:val="2"/>
          </w:tcPr>
          <w:p w14:paraId="37B0082D" w14:textId="738897E6" w:rsidR="00587F10" w:rsidRPr="00571F4F" w:rsidRDefault="00310DFA" w:rsidP="12ABD006">
            <w:pPr>
              <w:pStyle w:val="NormalWeb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 w:themeColor="text1"/>
              </w:rPr>
              <w:t xml:space="preserve">Introduced </w:t>
            </w:r>
            <w:r w:rsidR="00070C71" w:rsidRPr="00070C71">
              <w:rPr>
                <w:color w:val="000000" w:themeColor="text1"/>
              </w:rPr>
              <w:t xml:space="preserve">logic model to </w:t>
            </w:r>
            <w:r w:rsidR="00C60381">
              <w:rPr>
                <w:color w:val="000000" w:themeColor="text1"/>
              </w:rPr>
              <w:t xml:space="preserve">begin capturing </w:t>
            </w:r>
            <w:r w:rsidR="0078694F">
              <w:rPr>
                <w:color w:val="000000" w:themeColor="text1"/>
              </w:rPr>
              <w:t xml:space="preserve">and organizing </w:t>
            </w:r>
            <w:r w:rsidR="00C60381">
              <w:rPr>
                <w:color w:val="000000" w:themeColor="text1"/>
              </w:rPr>
              <w:t>their programs and functions for future proposals</w:t>
            </w:r>
          </w:p>
        </w:tc>
      </w:tr>
      <w:tr w:rsidR="00587F10" w14:paraId="3DED8449" w14:textId="77777777" w:rsidTr="12ABD006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14:paraId="01EEB6F5" w14:textId="77777777" w:rsidR="00587F10" w:rsidRDefault="00587F10" w:rsidP="00587F1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587F10" w14:paraId="6E757192" w14:textId="77777777" w:rsidTr="00A4037B">
        <w:trPr>
          <w:trHeight w:val="848"/>
        </w:trPr>
        <w:tc>
          <w:tcPr>
            <w:tcW w:w="9350" w:type="dxa"/>
            <w:gridSpan w:val="4"/>
            <w:vAlign w:val="center"/>
          </w:tcPr>
          <w:p w14:paraId="5BF8AF99" w14:textId="62226A5D" w:rsidR="00587F10" w:rsidRDefault="7B3DCA52" w:rsidP="00A4037B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</w:rPr>
            </w:pPr>
            <w:commentRangeStart w:id="10"/>
            <w:commentRangeStart w:id="11"/>
            <w:r w:rsidRPr="12ABD006">
              <w:rPr>
                <w:b/>
                <w:bCs/>
                <w:color w:val="000000" w:themeColor="text1"/>
              </w:rPr>
              <w:t>Identified fund development model conflicts between the organization and the board</w:t>
            </w:r>
            <w:commentRangeEnd w:id="10"/>
            <w:r w:rsidR="00587F10">
              <w:rPr>
                <w:rStyle w:val="CommentReference"/>
              </w:rPr>
              <w:commentReference w:id="10"/>
            </w:r>
            <w:commentRangeEnd w:id="11"/>
            <w:r w:rsidR="00867227">
              <w:rPr>
                <w:rStyle w:val="CommentReference"/>
                <w:rFonts w:ascii="Calibri" w:eastAsia="Calibri" w:hAnsi="Calibri" w:cs="Calibri"/>
              </w:rPr>
              <w:commentReference w:id="11"/>
            </w:r>
          </w:p>
        </w:tc>
      </w:tr>
      <w:tr w:rsidR="00587F10" w14:paraId="1B2F79EB" w14:textId="77777777" w:rsidTr="12ABD006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14:paraId="22ADEBDF" w14:textId="5FC696F6" w:rsidR="00587F10" w:rsidRDefault="00587F10" w:rsidP="00587F1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Grants Submitted </w:t>
            </w:r>
            <w:r>
              <w:rPr>
                <w:color w:val="000000"/>
              </w:rPr>
              <w:t>(</w:t>
            </w:r>
            <w:r w:rsidRPr="00554285">
              <w:rPr>
                <w:i/>
                <w:iCs/>
                <w:color w:val="000000"/>
              </w:rPr>
              <w:t xml:space="preserve">add </w:t>
            </w:r>
            <w:r>
              <w:rPr>
                <w:i/>
                <w:iCs/>
                <w:color w:val="000000"/>
              </w:rPr>
              <w:t xml:space="preserve">info from Consultants &amp; </w:t>
            </w:r>
            <w:r w:rsidRPr="00554285">
              <w:rPr>
                <w:i/>
                <w:iCs/>
                <w:color w:val="000000"/>
              </w:rPr>
              <w:t>from Org Contact Person during Exit Meeting</w:t>
            </w:r>
            <w:r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14:paraId="053E8E0D" w14:textId="471D1361" w:rsidR="00587F10" w:rsidRDefault="00587F10" w:rsidP="00587F1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14:paraId="19B04ABA" w14:textId="3048A260" w:rsidR="00587F10" w:rsidRDefault="00587F10" w:rsidP="00587F1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8E4F23" w14:paraId="19CE942A" w14:textId="77777777">
        <w:trPr>
          <w:trHeight w:val="360"/>
        </w:trPr>
        <w:tc>
          <w:tcPr>
            <w:tcW w:w="9350" w:type="dxa"/>
            <w:gridSpan w:val="4"/>
            <w:shd w:val="clear" w:color="auto" w:fill="auto"/>
          </w:tcPr>
          <w:p w14:paraId="59D6A040" w14:textId="264360B6" w:rsidR="008E4F23" w:rsidRPr="008E4F23" w:rsidRDefault="008E4F23" w:rsidP="006A0980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</w:rPr>
            </w:pPr>
            <w:r w:rsidRPr="008E4F23">
              <w:rPr>
                <w:color w:val="000000"/>
              </w:rPr>
              <w:t>N/A - Insufficient coaching/VISTA member time to address this need</w:t>
            </w:r>
          </w:p>
        </w:tc>
      </w:tr>
      <w:tr w:rsidR="00587F10" w14:paraId="76926872" w14:textId="77777777" w:rsidTr="12ABD006">
        <w:trPr>
          <w:trHeight w:val="360"/>
        </w:trPr>
        <w:tc>
          <w:tcPr>
            <w:tcW w:w="3116" w:type="dxa"/>
            <w:shd w:val="clear" w:color="auto" w:fill="auto"/>
          </w:tcPr>
          <w:p w14:paraId="44918B14" w14:textId="77777777" w:rsidR="00587F10" w:rsidRDefault="00587F10" w:rsidP="00587F1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1E91678B" w14:textId="77777777" w:rsidR="00587F10" w:rsidRDefault="00587F10" w:rsidP="00587F1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2516CBBA" w14:textId="780DCD7F" w:rsidR="00587F10" w:rsidRDefault="00587F10" w:rsidP="00587F1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  <w:tr w:rsidR="00587F10" w14:paraId="347B81AE" w14:textId="77777777" w:rsidTr="12ABD006">
        <w:trPr>
          <w:trHeight w:val="360"/>
        </w:trPr>
        <w:tc>
          <w:tcPr>
            <w:tcW w:w="3116" w:type="dxa"/>
            <w:shd w:val="clear" w:color="auto" w:fill="auto"/>
          </w:tcPr>
          <w:p w14:paraId="4726ACB0" w14:textId="77777777" w:rsidR="00587F10" w:rsidRDefault="00587F10" w:rsidP="00587F1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gridSpan w:val="2"/>
            <w:shd w:val="clear" w:color="auto" w:fill="auto"/>
          </w:tcPr>
          <w:p w14:paraId="31BBC669" w14:textId="77777777" w:rsidR="00587F10" w:rsidRDefault="00587F10" w:rsidP="00587F1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  <w:tc>
          <w:tcPr>
            <w:tcW w:w="3117" w:type="dxa"/>
            <w:shd w:val="clear" w:color="auto" w:fill="auto"/>
          </w:tcPr>
          <w:p w14:paraId="69BDE15C" w14:textId="22AFA3AB" w:rsidR="00587F10" w:rsidRDefault="00587F10" w:rsidP="00587F1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14:paraId="5C922C53" w14:textId="77777777" w:rsidR="00AA7ED3" w:rsidRDefault="00AA7ED3" w:rsidP="00F734E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14:paraId="2270B6BA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A5699D">
        <w:rPr>
          <w:rFonts w:ascii="Times New Roman" w:hAnsi="Times New Roman" w:cs="Times New Roman"/>
          <w:color w:val="auto"/>
        </w:rPr>
        <w:t>What did you most appreciate about</w:t>
      </w:r>
      <w:r>
        <w:rPr>
          <w:rFonts w:ascii="Times New Roman" w:hAnsi="Times New Roman" w:cs="Times New Roman"/>
          <w:color w:val="auto"/>
        </w:rPr>
        <w:t xml:space="preserve"> working with</w:t>
      </w:r>
      <w:r w:rsidRPr="00A5699D">
        <w:rPr>
          <w:rFonts w:ascii="Times New Roman" w:hAnsi="Times New Roman" w:cs="Times New Roman"/>
          <w:color w:val="auto"/>
        </w:rPr>
        <w:t xml:space="preserve"> GrantCorps?</w:t>
      </w:r>
    </w:p>
    <w:p w14:paraId="591ED1DD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Did we help you address the grant development needs we identified in our Intake Meeting? </w:t>
      </w:r>
    </w:p>
    <w:p w14:paraId="0E65F264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how? </w:t>
      </w:r>
    </w:p>
    <w:p w14:paraId="78109767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14:paraId="2F8D49A6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5A4F2943" w14:textId="77777777" w:rsidR="005E4D6E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What activities and services provided by GrantCorps were most helpful to you and your organization? </w:t>
      </w:r>
    </w:p>
    <w:p w14:paraId="29EEE5E1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Why?</w:t>
      </w:r>
    </w:p>
    <w:p w14:paraId="4CF5A9DA" w14:textId="77777777" w:rsidR="005E4D6E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0781E41E" w14:textId="77777777" w:rsidR="005E4D6E" w:rsidRPr="00F83708" w:rsidRDefault="005E4D6E" w:rsidP="005E4D6E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Did you apply for any NEW grants as a result of the program?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14:paraId="1D191729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If so, which ones? </w:t>
      </w:r>
    </w:p>
    <w:p w14:paraId="669A4593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What were the $ amounts requested?</w:t>
      </w:r>
    </w:p>
    <w:p w14:paraId="476C15C2" w14:textId="77777777" w:rsidR="005E4D6E" w:rsidRDefault="005E4D6E" w:rsidP="005E4D6E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Have any of these grants been awarded?</w:t>
      </w:r>
    </w:p>
    <w:p w14:paraId="188B88E6" w14:textId="77777777" w:rsidR="005E4D6E" w:rsidRPr="00A5699D" w:rsidRDefault="005E4D6E" w:rsidP="005E4D6E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14:paraId="3C0F95BA" w14:textId="77777777" w:rsidR="005E4D6E" w:rsidRPr="00554285" w:rsidRDefault="005E4D6E" w:rsidP="005E4D6E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4285">
        <w:rPr>
          <w:rFonts w:ascii="Times New Roman" w:hAnsi="Times New Roman" w:cs="Times New Roman"/>
          <w:sz w:val="24"/>
          <w:szCs w:val="24"/>
        </w:rPr>
        <w:t>How can we improve the program?</w:t>
      </w:r>
    </w:p>
    <w:p w14:paraId="3CEFE6EC" w14:textId="77777777" w:rsidR="005E4D6E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A7ACA38" w14:textId="77777777" w:rsidR="005E4D6E" w:rsidRPr="00F83708" w:rsidRDefault="005E4D6E" w:rsidP="005E4D6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F83708">
        <w:rPr>
          <w:rFonts w:ascii="Times New Roman" w:hAnsi="Times New Roman" w:cs="Times New Roman"/>
          <w:sz w:val="24"/>
          <w:szCs w:val="24"/>
        </w:rPr>
        <w:t>Anything else you would like us to know?</w:t>
      </w:r>
    </w:p>
    <w:p w14:paraId="3A98888D" w14:textId="53814CEB" w:rsidR="00A5699D" w:rsidRPr="00CB6A28" w:rsidRDefault="00A5699D" w:rsidP="005E4D6E">
      <w:pPr>
        <w:pStyle w:val="Default"/>
        <w:ind w:left="720"/>
        <w:rPr>
          <w:rFonts w:ascii="Times New Roman" w:hAnsi="Times New Roman" w:cs="Times New Roman"/>
        </w:rPr>
      </w:pPr>
    </w:p>
    <w:sectPr w:rsidR="00A5699D" w:rsidRPr="00CB6A2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0" w:author="Katy Pepinsky" w:date="2023-04-25T10:00:00Z" w:initials="KP">
    <w:p w14:paraId="4D1183D4" w14:textId="546585E0" w:rsidR="12ABD006" w:rsidRDefault="12ABD006">
      <w:pPr>
        <w:pStyle w:val="CommentText"/>
      </w:pPr>
      <w:r>
        <w:t xml:space="preserve">And... I would want more information about this... what do you mean? </w:t>
      </w:r>
      <w:r>
        <w:rPr>
          <w:rStyle w:val="CommentReference"/>
        </w:rPr>
        <w:annotationRef/>
      </w:r>
    </w:p>
    <w:p w14:paraId="6955D046" w14:textId="04556D73" w:rsidR="12ABD006" w:rsidRDefault="12ABD006">
      <w:pPr>
        <w:pStyle w:val="CommentText"/>
      </w:pPr>
    </w:p>
  </w:comment>
  <w:comment w:id="11" w:author="Matthew Romanyk" w:date="2023-04-27T10:35:00Z" w:initials="MR">
    <w:p w14:paraId="1AD01FF5" w14:textId="77777777" w:rsidR="00867227" w:rsidRDefault="00867227">
      <w:pPr>
        <w:pStyle w:val="CommentText"/>
      </w:pPr>
      <w:r>
        <w:rPr>
          <w:rStyle w:val="CommentReference"/>
        </w:rPr>
        <w:annotationRef/>
      </w:r>
      <w:r>
        <w:t>Don't share this in email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955D046" w15:done="0"/>
  <w15:commentEx w15:paraId="1AD01FF5" w15:paraIdParent="6955D04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076DAEDC" w16cex:dateUtc="2023-04-25T16:00:00Z"/>
  <w16cex:commentExtensible w16cex:durableId="27F4CE56" w16cex:dateUtc="2023-04-27T16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955D046" w16cid:durableId="076DAEDC"/>
  <w16cid:commentId w16cid:paraId="1AD01FF5" w16cid:durableId="27F4CE5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ED74" w14:textId="77777777" w:rsidR="002A7BC5" w:rsidRDefault="002A7BC5" w:rsidP="003F2580">
      <w:pPr>
        <w:spacing w:after="0" w:line="240" w:lineRule="auto"/>
      </w:pPr>
      <w:r>
        <w:separator/>
      </w:r>
    </w:p>
  </w:endnote>
  <w:endnote w:type="continuationSeparator" w:id="0">
    <w:p w14:paraId="64770368" w14:textId="77777777" w:rsidR="002A7BC5" w:rsidRDefault="002A7BC5" w:rsidP="003F2580">
      <w:pPr>
        <w:spacing w:after="0" w:line="240" w:lineRule="auto"/>
      </w:pPr>
      <w:r>
        <w:continuationSeparator/>
      </w:r>
    </w:p>
  </w:endnote>
  <w:endnote w:type="continuationNotice" w:id="1">
    <w:p w14:paraId="2CD9E28D" w14:textId="77777777" w:rsidR="002A7BC5" w:rsidRDefault="002A7BC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E2CBB" w14:textId="77777777" w:rsidR="002A7BC5" w:rsidRDefault="002A7BC5" w:rsidP="003F2580">
      <w:pPr>
        <w:spacing w:after="0" w:line="240" w:lineRule="auto"/>
      </w:pPr>
      <w:r>
        <w:separator/>
      </w:r>
    </w:p>
  </w:footnote>
  <w:footnote w:type="continuationSeparator" w:id="0">
    <w:p w14:paraId="785EDFE2" w14:textId="77777777" w:rsidR="002A7BC5" w:rsidRDefault="002A7BC5" w:rsidP="003F2580">
      <w:pPr>
        <w:spacing w:after="0" w:line="240" w:lineRule="auto"/>
      </w:pPr>
      <w:r>
        <w:continuationSeparator/>
      </w:r>
    </w:p>
  </w:footnote>
  <w:footnote w:type="continuationNotice" w:id="1">
    <w:p w14:paraId="5F2A73F6" w14:textId="77777777" w:rsidR="002A7BC5" w:rsidRDefault="002A7BC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B3296"/>
    <w:multiLevelType w:val="hybridMultilevel"/>
    <w:tmpl w:val="B7DAA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3316E26"/>
    <w:multiLevelType w:val="hybridMultilevel"/>
    <w:tmpl w:val="F356F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830446">
    <w:abstractNumId w:val="5"/>
  </w:num>
  <w:num w:numId="2" w16cid:durableId="1977449695">
    <w:abstractNumId w:val="3"/>
  </w:num>
  <w:num w:numId="3" w16cid:durableId="1849520936">
    <w:abstractNumId w:val="6"/>
  </w:num>
  <w:num w:numId="4" w16cid:durableId="102379963">
    <w:abstractNumId w:val="4"/>
  </w:num>
  <w:num w:numId="5" w16cid:durableId="1024667544">
    <w:abstractNumId w:val="1"/>
  </w:num>
  <w:num w:numId="6" w16cid:durableId="939920134">
    <w:abstractNumId w:val="0"/>
  </w:num>
  <w:num w:numId="7" w16cid:durableId="443423763">
    <w:abstractNumId w:val="2"/>
  </w:num>
  <w:num w:numId="8" w16cid:durableId="705250815">
    <w:abstractNumId w:val="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aty Pepinsky">
    <w15:presenceInfo w15:providerId="AD" w15:userId="S::katy.pepinsky@crcamerica.org::51dc79e2-9e3f-4e48-b20e-44b3b554b4f4"/>
  </w15:person>
  <w15:person w15:author="Matthew Romanyk">
    <w15:presenceInfo w15:providerId="AD" w15:userId="S::matthew.romanyk@crcamerica.org::a6a84a0f-1ce4-4756-aaaf-bd37f889814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007A5"/>
    <w:rsid w:val="000212C7"/>
    <w:rsid w:val="0002437F"/>
    <w:rsid w:val="00027808"/>
    <w:rsid w:val="00034449"/>
    <w:rsid w:val="00035157"/>
    <w:rsid w:val="00041FF7"/>
    <w:rsid w:val="00053143"/>
    <w:rsid w:val="00070C71"/>
    <w:rsid w:val="00075081"/>
    <w:rsid w:val="00076D8F"/>
    <w:rsid w:val="000B6ECF"/>
    <w:rsid w:val="000C2809"/>
    <w:rsid w:val="000D3666"/>
    <w:rsid w:val="001228E4"/>
    <w:rsid w:val="00132CB0"/>
    <w:rsid w:val="00136D34"/>
    <w:rsid w:val="00175B6F"/>
    <w:rsid w:val="001903FD"/>
    <w:rsid w:val="001C3587"/>
    <w:rsid w:val="001E0D4D"/>
    <w:rsid w:val="001F0855"/>
    <w:rsid w:val="00203B23"/>
    <w:rsid w:val="00206850"/>
    <w:rsid w:val="00207FB2"/>
    <w:rsid w:val="00223FED"/>
    <w:rsid w:val="0022660E"/>
    <w:rsid w:val="002303FF"/>
    <w:rsid w:val="00284DE0"/>
    <w:rsid w:val="002A7BC5"/>
    <w:rsid w:val="002C497C"/>
    <w:rsid w:val="002C7031"/>
    <w:rsid w:val="002D7EFD"/>
    <w:rsid w:val="002E6755"/>
    <w:rsid w:val="002F03CF"/>
    <w:rsid w:val="002F45BA"/>
    <w:rsid w:val="002F76E7"/>
    <w:rsid w:val="00310DFA"/>
    <w:rsid w:val="003300F2"/>
    <w:rsid w:val="003346A5"/>
    <w:rsid w:val="00342699"/>
    <w:rsid w:val="003428DA"/>
    <w:rsid w:val="0034585D"/>
    <w:rsid w:val="00347B7B"/>
    <w:rsid w:val="003557A3"/>
    <w:rsid w:val="00381003"/>
    <w:rsid w:val="00394FA4"/>
    <w:rsid w:val="003A2A34"/>
    <w:rsid w:val="003A4F88"/>
    <w:rsid w:val="003B0C2A"/>
    <w:rsid w:val="003F2580"/>
    <w:rsid w:val="00407509"/>
    <w:rsid w:val="0041024C"/>
    <w:rsid w:val="00410478"/>
    <w:rsid w:val="00411197"/>
    <w:rsid w:val="004125C3"/>
    <w:rsid w:val="00425E56"/>
    <w:rsid w:val="004314AC"/>
    <w:rsid w:val="0044216A"/>
    <w:rsid w:val="00456A29"/>
    <w:rsid w:val="00465909"/>
    <w:rsid w:val="0046777E"/>
    <w:rsid w:val="0047032B"/>
    <w:rsid w:val="00475129"/>
    <w:rsid w:val="0048719F"/>
    <w:rsid w:val="004C4291"/>
    <w:rsid w:val="004E62CB"/>
    <w:rsid w:val="00507C25"/>
    <w:rsid w:val="00541A47"/>
    <w:rsid w:val="00560594"/>
    <w:rsid w:val="00565E02"/>
    <w:rsid w:val="00571F4F"/>
    <w:rsid w:val="00587F10"/>
    <w:rsid w:val="00597370"/>
    <w:rsid w:val="005D7283"/>
    <w:rsid w:val="005E070B"/>
    <w:rsid w:val="005E2043"/>
    <w:rsid w:val="005E4D6E"/>
    <w:rsid w:val="005F6BA0"/>
    <w:rsid w:val="006063AB"/>
    <w:rsid w:val="00622BBC"/>
    <w:rsid w:val="006566A9"/>
    <w:rsid w:val="00661106"/>
    <w:rsid w:val="00696661"/>
    <w:rsid w:val="006A0980"/>
    <w:rsid w:val="006A2D3B"/>
    <w:rsid w:val="006A3EC4"/>
    <w:rsid w:val="006B42D9"/>
    <w:rsid w:val="007274E0"/>
    <w:rsid w:val="00737557"/>
    <w:rsid w:val="00741DE6"/>
    <w:rsid w:val="00751973"/>
    <w:rsid w:val="00770DD1"/>
    <w:rsid w:val="0077678A"/>
    <w:rsid w:val="0078694F"/>
    <w:rsid w:val="007945FA"/>
    <w:rsid w:val="007B1044"/>
    <w:rsid w:val="007E193F"/>
    <w:rsid w:val="007F3D2D"/>
    <w:rsid w:val="007F6B7F"/>
    <w:rsid w:val="00807C7D"/>
    <w:rsid w:val="00861CCA"/>
    <w:rsid w:val="00867227"/>
    <w:rsid w:val="0088447E"/>
    <w:rsid w:val="0088491A"/>
    <w:rsid w:val="00891122"/>
    <w:rsid w:val="00891F55"/>
    <w:rsid w:val="008A0B5F"/>
    <w:rsid w:val="008A3906"/>
    <w:rsid w:val="008C100B"/>
    <w:rsid w:val="008E4F23"/>
    <w:rsid w:val="008F1448"/>
    <w:rsid w:val="008F6ED2"/>
    <w:rsid w:val="0094541B"/>
    <w:rsid w:val="0094694D"/>
    <w:rsid w:val="00947C81"/>
    <w:rsid w:val="0095168F"/>
    <w:rsid w:val="00962213"/>
    <w:rsid w:val="00976FB6"/>
    <w:rsid w:val="009A07FE"/>
    <w:rsid w:val="009A1EFC"/>
    <w:rsid w:val="009A3383"/>
    <w:rsid w:val="009C3235"/>
    <w:rsid w:val="009D65BD"/>
    <w:rsid w:val="009D7120"/>
    <w:rsid w:val="00A13178"/>
    <w:rsid w:val="00A249A1"/>
    <w:rsid w:val="00A24CA8"/>
    <w:rsid w:val="00A3216D"/>
    <w:rsid w:val="00A4037B"/>
    <w:rsid w:val="00A4234A"/>
    <w:rsid w:val="00A5699D"/>
    <w:rsid w:val="00A60DA8"/>
    <w:rsid w:val="00AA0457"/>
    <w:rsid w:val="00AA0A68"/>
    <w:rsid w:val="00AA7ED3"/>
    <w:rsid w:val="00AC5A5D"/>
    <w:rsid w:val="00AD3510"/>
    <w:rsid w:val="00AE74EB"/>
    <w:rsid w:val="00AE7BA3"/>
    <w:rsid w:val="00AF1873"/>
    <w:rsid w:val="00AF726A"/>
    <w:rsid w:val="00AF7B45"/>
    <w:rsid w:val="00B43725"/>
    <w:rsid w:val="00B52A7C"/>
    <w:rsid w:val="00B80B78"/>
    <w:rsid w:val="00B94110"/>
    <w:rsid w:val="00BA5EAF"/>
    <w:rsid w:val="00BA7C8E"/>
    <w:rsid w:val="00BB1089"/>
    <w:rsid w:val="00BD5E59"/>
    <w:rsid w:val="00BF0B41"/>
    <w:rsid w:val="00C34DDE"/>
    <w:rsid w:val="00C35A69"/>
    <w:rsid w:val="00C374DE"/>
    <w:rsid w:val="00C405F1"/>
    <w:rsid w:val="00C60381"/>
    <w:rsid w:val="00C75D26"/>
    <w:rsid w:val="00C76FAE"/>
    <w:rsid w:val="00CA5EF8"/>
    <w:rsid w:val="00CB1FB7"/>
    <w:rsid w:val="00CB2641"/>
    <w:rsid w:val="00CB6A28"/>
    <w:rsid w:val="00CB75B1"/>
    <w:rsid w:val="00CD3F76"/>
    <w:rsid w:val="00D25D10"/>
    <w:rsid w:val="00D26D2E"/>
    <w:rsid w:val="00D43142"/>
    <w:rsid w:val="00D43E66"/>
    <w:rsid w:val="00D52375"/>
    <w:rsid w:val="00D532FA"/>
    <w:rsid w:val="00D721A0"/>
    <w:rsid w:val="00D81625"/>
    <w:rsid w:val="00DA7742"/>
    <w:rsid w:val="00DD718F"/>
    <w:rsid w:val="00E137C9"/>
    <w:rsid w:val="00E43F51"/>
    <w:rsid w:val="00E54F2A"/>
    <w:rsid w:val="00E56CAE"/>
    <w:rsid w:val="00E67721"/>
    <w:rsid w:val="00E80EB0"/>
    <w:rsid w:val="00EE53D1"/>
    <w:rsid w:val="00F32463"/>
    <w:rsid w:val="00F33B46"/>
    <w:rsid w:val="00F43315"/>
    <w:rsid w:val="00F628F1"/>
    <w:rsid w:val="00F6332D"/>
    <w:rsid w:val="00F644DB"/>
    <w:rsid w:val="00F67156"/>
    <w:rsid w:val="00F734E7"/>
    <w:rsid w:val="00F87971"/>
    <w:rsid w:val="00F96817"/>
    <w:rsid w:val="0B57BD74"/>
    <w:rsid w:val="0BBD0144"/>
    <w:rsid w:val="12ABD006"/>
    <w:rsid w:val="1F719053"/>
    <w:rsid w:val="296D9F53"/>
    <w:rsid w:val="3962B722"/>
    <w:rsid w:val="3C98E521"/>
    <w:rsid w:val="462811CD"/>
    <w:rsid w:val="47C3E22E"/>
    <w:rsid w:val="4D67AA96"/>
    <w:rsid w:val="4DDDBFF9"/>
    <w:rsid w:val="52761E5B"/>
    <w:rsid w:val="5B0D3EAF"/>
    <w:rsid w:val="5B173A15"/>
    <w:rsid w:val="6186DC8B"/>
    <w:rsid w:val="6B799352"/>
    <w:rsid w:val="6C2181C4"/>
    <w:rsid w:val="74DC8E9D"/>
    <w:rsid w:val="78142F5F"/>
    <w:rsid w:val="7B3DCA52"/>
    <w:rsid w:val="7C48F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E967D25F-5E60-40C6-A557-792BC057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F8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eastAsiaTheme="minorHAnsi" w:hAnsi="Liberation Sans" w:cs="Liberation Sans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80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72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72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microsoft.com/office/2016/09/relationships/commentsIds" Target="commentsIds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DECA08-144E-4473-9DBF-47094420AC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749B9B4-7958-4EDF-930D-21B48BF7537C}"/>
</file>

<file path=customXml/itemProps4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5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Eugene Davis</cp:lastModifiedBy>
  <cp:revision>128</cp:revision>
  <dcterms:created xsi:type="dcterms:W3CDTF">2023-03-27T20:05:00Z</dcterms:created>
  <dcterms:modified xsi:type="dcterms:W3CDTF">2023-05-24T20:37:00Z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