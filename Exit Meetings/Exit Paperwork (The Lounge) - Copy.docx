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D25D10" w:rsidP="00565E02" w:rsidRDefault="00136D34" w14:paraId="00000001" w14:textId="2B663987">
      <w:pPr>
        <w:spacing w:after="0"/>
        <w:rPr>
          <w:rFonts w:ascii="Times New Roman" w:hAnsi="Times New Roman" w:eastAsia="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Pr="007E193F" w:rsidR="00770DD1">
        <w:rPr>
          <w:rFonts w:ascii="Times New Roman" w:hAnsi="Times New Roman" w:eastAsia="Times New Roman" w:cs="Times New Roman"/>
          <w:b/>
          <w:sz w:val="24"/>
          <w:szCs w:val="24"/>
          <w:u w:val="single"/>
        </w:rPr>
        <w:t>Exit Summary &amp;</w:t>
      </w:r>
      <w:r w:rsidRPr="007E193F" w:rsidR="002C497C">
        <w:rPr>
          <w:rFonts w:ascii="Times New Roman" w:hAnsi="Times New Roman" w:eastAsia="Times New Roman" w:cs="Times New Roman"/>
          <w:b/>
          <w:sz w:val="24"/>
          <w:szCs w:val="24"/>
          <w:u w:val="single"/>
        </w:rPr>
        <w:t xml:space="preserve"> Feedback</w:t>
      </w:r>
      <w:r w:rsidRPr="007E193F">
        <w:rPr>
          <w:rFonts w:ascii="Times New Roman" w:hAnsi="Times New Roman" w:eastAsia="Times New Roman" w:cs="Times New Roman"/>
          <w:b/>
          <w:sz w:val="24"/>
          <w:szCs w:val="24"/>
          <w:u w:val="single"/>
        </w:rPr>
        <w:t xml:space="preserve"> </w:t>
      </w:r>
      <w:r w:rsidRPr="007E193F" w:rsidR="002C497C">
        <w:rPr>
          <w:rFonts w:ascii="Times New Roman" w:hAnsi="Times New Roman" w:eastAsia="Times New Roman" w:cs="Times New Roman"/>
          <w:b/>
          <w:sz w:val="24"/>
          <w:szCs w:val="24"/>
          <w:u w:val="single"/>
        </w:rPr>
        <w:t>Document</w:t>
      </w:r>
    </w:p>
    <w:p w:rsidR="00F644DB" w:rsidP="00034449" w:rsidRDefault="00F644DB" w14:paraId="2B37B7C6" w14:textId="6E31F7D0">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rsidRPr="006566A9" w:rsidR="00034449" w:rsidP="00034449" w:rsidRDefault="00034449" w14:paraId="31CDC796" w14:textId="2A9D7FE6">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To be used during 30-minute exit meeting with Primary Contact Person of Enrolled Organization</w:t>
      </w:r>
      <w:r w:rsidR="0048719F">
        <w:rPr>
          <w:rFonts w:ascii="Times New Roman" w:hAnsi="Times New Roman" w:eastAsia="Times New Roman" w:cs="Times New Roman"/>
          <w:bCs/>
          <w:sz w:val="24"/>
          <w:szCs w:val="24"/>
        </w:rPr>
        <w:t xml:space="preserve">, and </w:t>
      </w:r>
      <w:r>
        <w:rPr>
          <w:rFonts w:ascii="Times New Roman" w:hAnsi="Times New Roman" w:eastAsia="Times New Roman" w:cs="Times New Roman"/>
          <w:bCs/>
          <w:sz w:val="24"/>
          <w:szCs w:val="24"/>
        </w:rPr>
        <w:t xml:space="preserve">upon completion of 1:1 short-term coaching and deep consultation services. </w:t>
      </w:r>
    </w:p>
    <w:p w:rsidRPr="00A5699D" w:rsidR="00D25D10" w:rsidRDefault="006C4EFF" w14:paraId="00000003" w14:textId="0621FF66">
      <w:pPr>
        <w:spacing w:after="0"/>
        <w:rPr>
          <w:rFonts w:ascii="Times New Roman" w:hAnsi="Times New Roman" w:eastAsia="Times New Roman" w:cs="Times New Roman"/>
          <w:sz w:val="24"/>
          <w:szCs w:val="24"/>
        </w:rPr>
      </w:pPr>
      <w:r w:rsidRPr="00A5699D">
        <w:rPr>
          <w:rFonts w:ascii="Times New Roman" w:hAnsi="Times New Roman" w:eastAsia="Times New Roman" w:cs="Times New Roman"/>
          <w:b/>
          <w:sz w:val="24"/>
          <w:szCs w:val="24"/>
        </w:rPr>
        <w:t>Name of Organization</w:t>
      </w:r>
      <w:r w:rsidRPr="00AC7E35">
        <w:rPr>
          <w:rFonts w:ascii="Times New Roman" w:hAnsi="Times New Roman" w:eastAsia="Times New Roman" w:cs="Times New Roman"/>
          <w:bCs/>
          <w:sz w:val="24"/>
          <w:szCs w:val="24"/>
        </w:rPr>
        <w:t xml:space="preserve">: </w:t>
      </w:r>
      <w:r w:rsidRPr="00AC7E35" w:rsidR="002835EF">
        <w:rPr>
          <w:rFonts w:ascii="Times New Roman" w:hAnsi="Times New Roman" w:eastAsia="Times New Roman" w:cs="Times New Roman"/>
          <w:bCs/>
          <w:sz w:val="24"/>
          <w:szCs w:val="24"/>
        </w:rPr>
        <w:t>The Lounge</w:t>
      </w:r>
    </w:p>
    <w:p w:rsidRPr="00475129" w:rsidR="00AA7ED3" w:rsidP="00475129" w:rsidRDefault="0053508D" w14:paraId="33A4FAE4" w14:textId="655B6CC8">
      <w:pPr>
        <w:spacing w:after="0"/>
        <w:rPr>
          <w:rFonts w:ascii="Times New Roman" w:hAnsi="Times New Roman" w:eastAsia="Times New Roman" w:cs="Times New Roman"/>
          <w:b/>
          <w:sz w:val="24"/>
          <w:szCs w:val="24"/>
        </w:rPr>
      </w:pPr>
      <w:sdt>
        <w:sdtPr>
          <w:rPr>
            <w:sz w:val="24"/>
            <w:szCs w:val="24"/>
          </w:rPr>
          <w:tag w:val="goog_rdk_0"/>
          <w:id w:val="105774068"/>
        </w:sdtPr>
        <w:sdtContent/>
      </w:sdt>
      <w:sdt>
        <w:sdtPr>
          <w:rPr>
            <w:sz w:val="24"/>
            <w:szCs w:val="24"/>
          </w:rPr>
          <w:tag w:val="goog_rdk_1"/>
          <w:id w:val="749925261"/>
          <w:showingPlcHdr/>
        </w:sdtPr>
        <w:sdtContent>
          <w:r w:rsidR="007E193F">
            <w:rPr>
              <w:sz w:val="24"/>
              <w:szCs w:val="24"/>
            </w:rPr>
            <w:t xml:space="preserve">     </w:t>
          </w:r>
        </w:sdtContent>
      </w:sdt>
      <w:r w:rsidRPr="00A5699D" w:rsidR="006C4EFF">
        <w:rPr>
          <w:rFonts w:ascii="Times New Roman" w:hAnsi="Times New Roman" w:eastAsia="Times New Roman" w:cs="Times New Roman"/>
          <w:b/>
          <w:sz w:val="24"/>
          <w:szCs w:val="24"/>
        </w:rPr>
        <w:t>Primary Contact Name</w:t>
      </w:r>
      <w:r w:rsidRPr="00AC7E35" w:rsidR="006C4EFF">
        <w:rPr>
          <w:rFonts w:ascii="Times New Roman" w:hAnsi="Times New Roman" w:eastAsia="Times New Roman" w:cs="Times New Roman"/>
          <w:bCs/>
          <w:sz w:val="24"/>
          <w:szCs w:val="24"/>
        </w:rPr>
        <w:t xml:space="preserve">: </w:t>
      </w:r>
      <w:r w:rsidRPr="00AC7E35" w:rsidR="002835EF">
        <w:rPr>
          <w:rFonts w:ascii="Times New Roman" w:hAnsi="Times New Roman" w:eastAsia="Times New Roman" w:cs="Times New Roman"/>
          <w:bCs/>
          <w:sz w:val="24"/>
          <w:szCs w:val="24"/>
        </w:rPr>
        <w:t>Aspen Chin</w:t>
      </w:r>
    </w:p>
    <w:p w:rsidRPr="00A5699D" w:rsidR="00F734E7" w:rsidP="00F734E7" w:rsidRDefault="00F734E7" w14:paraId="55BBF9E8" w14:textId="424AD733">
      <w:pPr>
        <w:pStyle w:val="NormalWeb"/>
        <w:spacing w:before="0" w:beforeAutospacing="0" w:after="0" w:afterAutospacing="0"/>
        <w:textAlignment w:val="baseline"/>
        <w:rPr>
          <w:color w:val="000000"/>
        </w:rPr>
      </w:pPr>
      <w:r w:rsidRPr="00A5699D">
        <w:rPr>
          <w:b/>
          <w:bCs/>
          <w:color w:val="000000"/>
        </w:rPr>
        <w:t>GrantCorps TEAM LEAD (Consultant/Staff)</w:t>
      </w:r>
      <w:r w:rsidRPr="00A5699D">
        <w:rPr>
          <w:color w:val="000000"/>
        </w:rPr>
        <w:t>: </w:t>
      </w:r>
      <w:r w:rsidR="002835EF">
        <w:rPr>
          <w:color w:val="000000"/>
        </w:rPr>
        <w:t>Lori Sharp, ThinkSharp! Consulting</w:t>
      </w:r>
    </w:p>
    <w:p w:rsidRPr="00A5699D" w:rsidR="00AA7ED3" w:rsidP="00475129" w:rsidRDefault="00AA7ED3" w14:paraId="2EA4C276" w14:textId="19CEA12E">
      <w:pPr>
        <w:pStyle w:val="NormalWeb"/>
        <w:spacing w:before="0" w:beforeAutospacing="0" w:after="0" w:afterAutospacing="0"/>
        <w:ind w:firstLine="720"/>
        <w:textAlignment w:val="baseline"/>
        <w:rPr>
          <w:b/>
          <w:bCs/>
          <w:color w:val="000000"/>
        </w:rPr>
      </w:pPr>
      <w:r w:rsidRPr="00A5699D">
        <w:rPr>
          <w:b/>
          <w:bCs/>
          <w:color w:val="000000"/>
        </w:rPr>
        <w:t>TOTAL HOURS with TEAM LEAD for 1:1 Support</w:t>
      </w:r>
      <w:r w:rsidRPr="001A7392">
        <w:rPr>
          <w:color w:val="000000"/>
        </w:rPr>
        <w:t>: </w:t>
      </w:r>
      <w:r w:rsidRPr="004C5CD7" w:rsidR="001A7392">
        <w:rPr>
          <w:b/>
          <w:bCs/>
          <w:color w:val="000000"/>
        </w:rPr>
        <w:t>40.5</w:t>
      </w:r>
    </w:p>
    <w:p w:rsidRPr="00A5699D" w:rsidR="00AA7ED3" w:rsidP="00475129" w:rsidRDefault="00AA7ED3" w14:paraId="01C4F406" w14:textId="761FF92B">
      <w:pPr>
        <w:pStyle w:val="NormalWeb"/>
        <w:spacing w:before="0" w:beforeAutospacing="0" w:after="0" w:afterAutospacing="0"/>
        <w:ind w:left="1440"/>
        <w:textAlignment w:val="baseline"/>
        <w:rPr>
          <w:b/>
          <w:bCs/>
          <w:color w:val="000000"/>
        </w:rPr>
      </w:pPr>
      <w:r w:rsidRPr="00A5699D">
        <w:rPr>
          <w:b/>
          <w:bCs/>
          <w:color w:val="000000"/>
        </w:rPr>
        <w:t>Direct</w:t>
      </w:r>
      <w:r w:rsidRPr="001A7392">
        <w:rPr>
          <w:color w:val="000000"/>
        </w:rPr>
        <w:t>:</w:t>
      </w:r>
      <w:r w:rsidRPr="001A7392" w:rsidR="001A7392">
        <w:rPr>
          <w:color w:val="000000"/>
        </w:rPr>
        <w:t xml:space="preserve"> NA</w:t>
      </w:r>
    </w:p>
    <w:p w:rsidRPr="00A5699D" w:rsidR="00AA7ED3" w:rsidP="00475129" w:rsidRDefault="00AA7ED3" w14:paraId="4CA53B6B" w14:textId="2AB51267">
      <w:pPr>
        <w:pStyle w:val="NormalWeb"/>
        <w:spacing w:before="0" w:beforeAutospacing="0" w:after="0" w:afterAutospacing="0"/>
        <w:ind w:left="1440"/>
        <w:textAlignment w:val="baseline"/>
        <w:rPr>
          <w:b/>
          <w:bCs/>
          <w:color w:val="000000"/>
        </w:rPr>
      </w:pPr>
      <w:r w:rsidRPr="00A5699D">
        <w:rPr>
          <w:b/>
          <w:bCs/>
          <w:color w:val="000000"/>
        </w:rPr>
        <w:t>Indirect</w:t>
      </w:r>
      <w:r w:rsidRPr="001A7392">
        <w:rPr>
          <w:color w:val="000000"/>
        </w:rPr>
        <w:t>:</w:t>
      </w:r>
      <w:r w:rsidRPr="001A7392" w:rsidR="001A7392">
        <w:rPr>
          <w:color w:val="000000"/>
        </w:rPr>
        <w:t xml:space="preserve"> NA</w:t>
      </w:r>
    </w:p>
    <w:p w:rsidRPr="006C4EFF" w:rsidR="00AA7ED3" w:rsidP="006C4EFF" w:rsidRDefault="00AA7ED3" w14:paraId="42F5F968" w14:textId="46D78F2F">
      <w:pPr>
        <w:pBdr>
          <w:top w:val="nil"/>
          <w:left w:val="nil"/>
          <w:bottom w:val="nil"/>
          <w:right w:val="nil"/>
          <w:between w:val="nil"/>
        </w:pBdr>
        <w:spacing w:after="0" w:line="240" w:lineRule="auto"/>
        <w:rPr>
          <w:rFonts w:ascii="Times New Roman" w:hAnsi="Times New Roman" w:eastAsia="Times New Roman" w:cs="Times New Roman"/>
          <w:b/>
          <w:color w:val="000000"/>
          <w:sz w:val="24"/>
          <w:szCs w:val="24"/>
        </w:rPr>
      </w:pPr>
      <w:r w:rsidRPr="006C4EFF">
        <w:rPr>
          <w:rFonts w:ascii="Times New Roman" w:hAnsi="Times New Roman" w:cs="Times New Roman"/>
          <w:b/>
          <w:bCs/>
          <w:color w:val="000000"/>
          <w:sz w:val="24"/>
          <w:szCs w:val="24"/>
        </w:rPr>
        <w:t>GrantCorps VISTA MEMBERS</w:t>
      </w:r>
      <w:r w:rsidRPr="006C4EFF">
        <w:rPr>
          <w:rFonts w:ascii="Times New Roman" w:hAnsi="Times New Roman" w:cs="Times New Roman"/>
          <w:color w:val="000000"/>
          <w:sz w:val="24"/>
          <w:szCs w:val="24"/>
        </w:rPr>
        <w:t>:</w:t>
      </w:r>
      <w:r w:rsidRPr="006C4EFF" w:rsidR="002835EF">
        <w:rPr>
          <w:rFonts w:ascii="Times New Roman" w:hAnsi="Times New Roman" w:cs="Times New Roman"/>
          <w:color w:val="000000"/>
          <w:sz w:val="24"/>
          <w:szCs w:val="24"/>
        </w:rPr>
        <w:t xml:space="preserve"> </w:t>
      </w:r>
      <w:r w:rsidRPr="006C4EFF" w:rsidR="006C4EFF">
        <w:rPr>
          <w:rFonts w:ascii="Times New Roman" w:hAnsi="Times New Roman" w:eastAsia="Times New Roman" w:cs="Times New Roman"/>
          <w:color w:val="000000" w:themeColor="text1"/>
          <w:sz w:val="24"/>
          <w:szCs w:val="24"/>
        </w:rPr>
        <w:t>Matthew Romanyk, Grantwriting Specialist and Terry Hessner, Statewide Data Analyst</w:t>
      </w:r>
    </w:p>
    <w:p w:rsidR="00AA7ED3" w:rsidP="00475129" w:rsidRDefault="00AA7ED3" w14:paraId="71B101F3" w14:textId="61E9E74D">
      <w:pPr>
        <w:pStyle w:val="NormalWeb"/>
        <w:spacing w:before="0" w:beforeAutospacing="0" w:after="0" w:afterAutospacing="0"/>
        <w:ind w:firstLine="720"/>
        <w:textAlignment w:val="baseline"/>
        <w:rPr>
          <w:b/>
          <w:bCs/>
          <w:color w:val="000000"/>
        </w:rPr>
      </w:pPr>
      <w:r w:rsidRPr="006C4EFF">
        <w:rPr>
          <w:b/>
          <w:bCs/>
          <w:color w:val="000000"/>
        </w:rPr>
        <w:t>TOTAL VISTA Hours provided</w:t>
      </w:r>
      <w:r w:rsidRPr="006C4EFF">
        <w:rPr>
          <w:color w:val="000000"/>
        </w:rPr>
        <w:t>:</w:t>
      </w:r>
      <w:r w:rsidRPr="006C4EFF" w:rsidR="00E0441A">
        <w:rPr>
          <w:color w:val="000000"/>
        </w:rPr>
        <w:t xml:space="preserve"> </w:t>
      </w:r>
      <w:r w:rsidRPr="004C5CD7" w:rsidR="00AC7E35">
        <w:rPr>
          <w:b/>
          <w:bCs/>
          <w:color w:val="000000"/>
        </w:rPr>
        <w:t>38.5</w:t>
      </w:r>
      <w:r w:rsidRPr="006C4EFF" w:rsidR="00AC7E35">
        <w:rPr>
          <w:b/>
          <w:bCs/>
          <w:color w:val="000000"/>
        </w:rPr>
        <w:t xml:space="preserve"> </w:t>
      </w:r>
    </w:p>
    <w:p w:rsidRPr="006C4EFF" w:rsidR="000A3E6D" w:rsidP="00475129" w:rsidRDefault="000A3E6D" w14:paraId="16BF2E0F" w14:textId="2883D2F7">
      <w:pPr>
        <w:pStyle w:val="NormalWeb"/>
        <w:spacing w:before="0" w:beforeAutospacing="0" w:after="0" w:afterAutospacing="0"/>
        <w:ind w:firstLine="720"/>
        <w:textAlignment w:val="baseline"/>
        <w:rPr>
          <w:color w:val="000000"/>
        </w:rPr>
      </w:pPr>
      <w:r>
        <w:rPr>
          <w:b/>
          <w:bCs/>
          <w:color w:val="000000"/>
        </w:rPr>
        <w:t>TOTAL hours provided by GrantCorps</w:t>
      </w:r>
      <w:r w:rsidR="00D43E13">
        <w:rPr>
          <w:b/>
          <w:bCs/>
          <w:color w:val="000000"/>
        </w:rPr>
        <w:t xml:space="preserve"> = </w:t>
      </w:r>
      <w:r w:rsidR="004C5CD7">
        <w:rPr>
          <w:b/>
          <w:bCs/>
          <w:color w:val="000000"/>
        </w:rPr>
        <w:t>79 TOTAL hours</w:t>
      </w:r>
    </w:p>
    <w:p w:rsidR="005E070B" w:rsidP="0088447E" w:rsidRDefault="005E070B" w14:paraId="672AC799" w14:textId="77777777">
      <w:pPr>
        <w:pStyle w:val="NormalWeb"/>
        <w:spacing w:before="0" w:beforeAutospacing="0" w:after="0" w:afterAutospacing="0"/>
        <w:rPr>
          <w:b/>
          <w:bCs/>
          <w:color w:val="000000"/>
        </w:rPr>
      </w:pPr>
    </w:p>
    <w:tbl>
      <w:tblPr>
        <w:tblStyle w:val="TableGrid"/>
        <w:tblW w:w="0" w:type="auto"/>
        <w:tblLook w:val="04A0" w:firstRow="1" w:lastRow="0" w:firstColumn="1" w:lastColumn="0" w:noHBand="0" w:noVBand="1"/>
      </w:tblPr>
      <w:tblGrid>
        <w:gridCol w:w="3116"/>
        <w:gridCol w:w="1559"/>
        <w:gridCol w:w="1558"/>
        <w:gridCol w:w="3117"/>
      </w:tblGrid>
      <w:tr w:rsidR="00AA7ED3" w:rsidTr="433B0B38" w14:paraId="47B7B4BD" w14:textId="77777777">
        <w:trPr>
          <w:trHeight w:val="557"/>
        </w:trPr>
        <w:tc>
          <w:tcPr>
            <w:tcW w:w="4675" w:type="dxa"/>
            <w:gridSpan w:val="2"/>
            <w:shd w:val="clear" w:color="auto" w:fill="D9D9D9" w:themeFill="background1" w:themeFillShade="D9"/>
            <w:tcMar/>
          </w:tcPr>
          <w:p w:rsidR="00AA7ED3" w:rsidP="00D83661" w:rsidRDefault="00AA7ED3" w14:paraId="2D8A4B75" w14:textId="77777777">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Mar/>
          </w:tcPr>
          <w:p w:rsidR="00AA7ED3" w:rsidP="00D83661" w:rsidRDefault="00AA7ED3" w14:paraId="2D7DA1DF" w14:textId="77777777">
            <w:pPr>
              <w:pStyle w:val="NormalWeb"/>
              <w:spacing w:before="0" w:beforeAutospacing="0" w:after="0" w:afterAutospacing="0"/>
              <w:rPr>
                <w:b/>
                <w:bCs/>
                <w:color w:val="000000"/>
              </w:rPr>
            </w:pPr>
            <w:r>
              <w:rPr>
                <w:b/>
                <w:bCs/>
                <w:color w:val="000000"/>
              </w:rPr>
              <w:t>Date of Exit Meeting</w:t>
            </w:r>
          </w:p>
        </w:tc>
      </w:tr>
      <w:tr w:rsidR="00AA7ED3" w:rsidTr="433B0B38" w14:paraId="09B98187" w14:textId="77777777">
        <w:tc>
          <w:tcPr>
            <w:tcW w:w="4675" w:type="dxa"/>
            <w:gridSpan w:val="2"/>
            <w:tcMar/>
          </w:tcPr>
          <w:p w:rsidR="00AA7ED3" w:rsidP="00D83661" w:rsidRDefault="00F66277" w14:paraId="6D9D907F" w14:textId="1448D3E5">
            <w:pPr>
              <w:pStyle w:val="NormalWeb"/>
              <w:spacing w:before="0" w:beforeAutospacing="0" w:after="0" w:afterAutospacing="0"/>
              <w:rPr>
                <w:b/>
                <w:bCs/>
                <w:color w:val="000000"/>
              </w:rPr>
            </w:pPr>
            <w:r>
              <w:rPr>
                <w:b/>
                <w:bCs/>
                <w:color w:val="000000"/>
              </w:rPr>
              <w:t>April 19, 2023</w:t>
            </w:r>
          </w:p>
        </w:tc>
        <w:tc>
          <w:tcPr>
            <w:tcW w:w="4675" w:type="dxa"/>
            <w:gridSpan w:val="2"/>
            <w:tcMar/>
          </w:tcPr>
          <w:p w:rsidR="00AA7ED3" w:rsidP="433B0B38" w:rsidRDefault="006748F9" w14:paraId="50BD502C" w14:textId="3509BF28">
            <w:pPr>
              <w:pStyle w:val="NormalWeb"/>
              <w:spacing w:before="0" w:beforeAutospacing="off" w:after="0" w:afterAutospacing="off"/>
              <w:rPr>
                <w:b w:val="1"/>
                <w:bCs w:val="1"/>
                <w:color w:val="000000"/>
              </w:rPr>
            </w:pPr>
            <w:r w:rsidRPr="433B0B38" w:rsidR="006748F9">
              <w:rPr>
                <w:b w:val="1"/>
                <w:bCs w:val="1"/>
                <w:color w:val="000000" w:themeColor="text1" w:themeTint="FF" w:themeShade="FF"/>
              </w:rPr>
              <w:t>Feb. 1</w:t>
            </w:r>
            <w:r w:rsidRPr="433B0B38" w:rsidR="7EC63032">
              <w:rPr>
                <w:b w:val="1"/>
                <w:bCs w:val="1"/>
                <w:color w:val="000000" w:themeColor="text1" w:themeTint="FF" w:themeShade="FF"/>
              </w:rPr>
              <w:t>4</w:t>
            </w:r>
            <w:r w:rsidRPr="433B0B38" w:rsidR="006748F9">
              <w:rPr>
                <w:b w:val="1"/>
                <w:bCs w:val="1"/>
                <w:color w:val="000000" w:themeColor="text1" w:themeTint="FF" w:themeShade="FF"/>
              </w:rPr>
              <w:t>, 2024</w:t>
            </w:r>
          </w:p>
        </w:tc>
      </w:tr>
      <w:tr w:rsidR="00AA7ED3" w:rsidTr="433B0B38" w14:paraId="4BF15BE9" w14:textId="77777777">
        <w:trPr>
          <w:trHeight w:val="512"/>
        </w:trPr>
        <w:tc>
          <w:tcPr>
            <w:tcW w:w="4675" w:type="dxa"/>
            <w:gridSpan w:val="2"/>
            <w:shd w:val="clear" w:color="auto" w:fill="D9D9D9" w:themeFill="background1" w:themeFillShade="D9"/>
            <w:tcMar/>
          </w:tcPr>
          <w:p w:rsidR="00AA7ED3" w:rsidP="00D83661" w:rsidRDefault="00AA7ED3" w14:paraId="2CAACDD8" w14:textId="51A051FA">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Mar/>
          </w:tcPr>
          <w:p w:rsidR="00AA7ED3" w:rsidP="00D83661" w:rsidRDefault="00AA7ED3" w14:paraId="2FA79AFB" w14:textId="36004C4D">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Pr="00554285" w:rsidR="00EE53D1">
              <w:rPr>
                <w:i/>
                <w:iCs/>
                <w:color w:val="000000"/>
              </w:rPr>
              <w:t>add feedback from Org Contact Person during Exit Meeting</w:t>
            </w:r>
            <w:r w:rsidR="00EE53D1">
              <w:rPr>
                <w:color w:val="000000"/>
              </w:rPr>
              <w:t>)</w:t>
            </w:r>
          </w:p>
        </w:tc>
      </w:tr>
      <w:tr w:rsidR="00AA7ED3" w:rsidTr="433B0B38" w14:paraId="02B8253D" w14:textId="77777777">
        <w:tc>
          <w:tcPr>
            <w:tcW w:w="4675" w:type="dxa"/>
            <w:gridSpan w:val="2"/>
            <w:tcMar/>
          </w:tcPr>
          <w:p w:rsidR="00AA7ED3" w:rsidP="00D83661" w:rsidRDefault="00C03E58" w14:paraId="055FD37D" w14:textId="5E5440D6">
            <w:pPr>
              <w:pStyle w:val="NormalWeb"/>
              <w:spacing w:before="0" w:beforeAutospacing="0" w:after="0" w:afterAutospacing="0"/>
              <w:rPr>
                <w:b/>
                <w:bCs/>
                <w:color w:val="000000"/>
              </w:rPr>
            </w:pPr>
            <w:r w:rsidRPr="6E30EEAA">
              <w:rPr>
                <w:color w:val="000000" w:themeColor="text1"/>
              </w:rPr>
              <w:t>Knowing what grant opportunities are out there</w:t>
            </w:r>
          </w:p>
        </w:tc>
        <w:tc>
          <w:tcPr>
            <w:tcW w:w="4675" w:type="dxa"/>
            <w:gridSpan w:val="2"/>
            <w:tcMar/>
          </w:tcPr>
          <w:p w:rsidRPr="00697015" w:rsidR="00AA7ED3" w:rsidP="00697015" w:rsidRDefault="00697015" w14:paraId="48410DB8" w14:textId="5BDBBC86">
            <w:pPr>
              <w:spacing w:after="160" w:line="259" w:lineRule="auto"/>
              <w:rPr>
                <w:rFonts w:ascii="Times New Roman" w:hAnsi="Times New Roman" w:eastAsia="Times New Roman" w:cs="Times New Roman"/>
                <w:b/>
                <w:bCs/>
                <w:color w:val="000000"/>
                <w:sz w:val="24"/>
                <w:szCs w:val="24"/>
              </w:rPr>
            </w:pPr>
            <w:r w:rsidRPr="1A63EA3E">
              <w:rPr>
                <w:rFonts w:ascii="Times New Roman" w:hAnsi="Times New Roman" w:eastAsia="Times New Roman" w:cs="Times New Roman"/>
                <w:b/>
                <w:color w:val="000000" w:themeColor="text1"/>
                <w:sz w:val="24"/>
                <w:szCs w:val="24"/>
              </w:rPr>
              <w:t>YES, the VISTA team did a great job or both teaching them how to do grant research, as well as providing real opportunities. We also taught them how to assess if a grant is really a match.</w:t>
            </w:r>
          </w:p>
        </w:tc>
      </w:tr>
      <w:tr w:rsidR="00AA7ED3" w:rsidTr="433B0B38" w14:paraId="70A9E5CD" w14:textId="77777777">
        <w:tc>
          <w:tcPr>
            <w:tcW w:w="4675" w:type="dxa"/>
            <w:gridSpan w:val="2"/>
            <w:tcMar/>
          </w:tcPr>
          <w:p w:rsidR="00AA7ED3" w:rsidP="00D83661" w:rsidRDefault="00EA4049" w14:paraId="6D793D05" w14:textId="696D70DC">
            <w:pPr>
              <w:pStyle w:val="NormalWeb"/>
              <w:spacing w:before="0" w:beforeAutospacing="0" w:after="0" w:afterAutospacing="0"/>
              <w:rPr>
                <w:b/>
                <w:bCs/>
                <w:color w:val="000000"/>
              </w:rPr>
            </w:pPr>
            <w:r w:rsidRPr="6E30EEAA">
              <w:rPr>
                <w:color w:val="000000" w:themeColor="text1"/>
              </w:rPr>
              <w:t>Aligning the organization, values, and needs, with funder priorities</w:t>
            </w:r>
          </w:p>
        </w:tc>
        <w:tc>
          <w:tcPr>
            <w:tcW w:w="4675" w:type="dxa"/>
            <w:gridSpan w:val="2"/>
            <w:tcMar/>
          </w:tcPr>
          <w:p w:rsidR="00AA7ED3" w:rsidP="00D83661" w:rsidRDefault="00697015" w14:paraId="5F26DAEF" w14:textId="44B19160">
            <w:pPr>
              <w:pStyle w:val="NormalWeb"/>
              <w:spacing w:before="0" w:beforeAutospacing="0" w:after="0" w:afterAutospacing="0"/>
              <w:rPr>
                <w:b/>
                <w:bCs/>
                <w:color w:val="000000"/>
              </w:rPr>
            </w:pPr>
            <w:r w:rsidRPr="00697015">
              <w:rPr>
                <w:b/>
                <w:bCs/>
                <w:color w:val="000000"/>
              </w:rPr>
              <w:t xml:space="preserve">We spent a LOT of </w:t>
            </w:r>
            <w:r w:rsidRPr="00697015" w:rsidR="00134369">
              <w:rPr>
                <w:b/>
                <w:bCs/>
                <w:color w:val="000000"/>
              </w:rPr>
              <w:t>time</w:t>
            </w:r>
            <w:r w:rsidRPr="00697015">
              <w:rPr>
                <w:b/>
                <w:bCs/>
                <w:color w:val="000000"/>
              </w:rPr>
              <w:t xml:space="preserve"> helping her with the story and narrative. We worked on vision, mission, values, back story of founder, organizing the narrative to make it easy for funders to see what the Lounge is doing currently, and their vision for the future. We also talked about “not chasing money” that isn’t theirs (doesn’t align with their mission and programming).</w:t>
            </w:r>
          </w:p>
        </w:tc>
      </w:tr>
      <w:tr w:rsidR="00AA7ED3" w:rsidTr="433B0B38" w14:paraId="285F93A9" w14:textId="77777777">
        <w:tc>
          <w:tcPr>
            <w:tcW w:w="4675" w:type="dxa"/>
            <w:gridSpan w:val="2"/>
            <w:tcMar/>
          </w:tcPr>
          <w:p w:rsidR="00AA7ED3" w:rsidP="00D83661" w:rsidRDefault="008263BF" w14:paraId="40E1E7A7" w14:textId="556DEE53">
            <w:pPr>
              <w:pStyle w:val="NormalWeb"/>
              <w:spacing w:before="0" w:beforeAutospacing="0" w:after="0" w:afterAutospacing="0"/>
              <w:rPr>
                <w:b/>
                <w:bCs/>
                <w:color w:val="000000"/>
              </w:rPr>
            </w:pPr>
            <w:r w:rsidRPr="2284676C">
              <w:rPr>
                <w:color w:val="000000" w:themeColor="text1"/>
              </w:rPr>
              <w:t>Identifying Capital Grants, as the organization is looking for a permanent location</w:t>
            </w:r>
          </w:p>
        </w:tc>
        <w:tc>
          <w:tcPr>
            <w:tcW w:w="4675" w:type="dxa"/>
            <w:gridSpan w:val="2"/>
            <w:tcMar/>
          </w:tcPr>
          <w:p w:rsidR="00AA7ED3" w:rsidP="00D83661" w:rsidRDefault="00D2185A" w14:paraId="3580C703" w14:textId="70DF6C58">
            <w:pPr>
              <w:pStyle w:val="NormalWeb"/>
              <w:spacing w:before="0" w:beforeAutospacing="0" w:after="0" w:afterAutospacing="0"/>
              <w:rPr>
                <w:b/>
                <w:bCs/>
                <w:color w:val="000000"/>
              </w:rPr>
            </w:pPr>
            <w:r w:rsidRPr="00D2185A">
              <w:rPr>
                <w:b/>
                <w:bCs/>
                <w:color w:val="000000"/>
              </w:rPr>
              <w:t xml:space="preserve">They are in no way ready for capital grants. We discussed that right now, the permanent space is a longer-term goal and that they have a lot of work to focus on right now with their services before moving to a capital campaign. They do not have a building identified, nor are they in a financial place to start a capital campaign. This was a lot of the challenges we had with them at first. They were all over the board on what they wanted/needed. We talked a lot about “shoring the ship” first, and then working on a strategic plan that could include the building.  </w:t>
            </w:r>
          </w:p>
        </w:tc>
      </w:tr>
      <w:tr w:rsidR="00AA7ED3" w:rsidTr="433B0B38" w14:paraId="73E947B0" w14:textId="77777777">
        <w:trPr>
          <w:trHeight w:val="575"/>
        </w:trPr>
        <w:tc>
          <w:tcPr>
            <w:tcW w:w="4675" w:type="dxa"/>
            <w:gridSpan w:val="2"/>
            <w:shd w:val="clear" w:color="auto" w:fill="D9D9D9" w:themeFill="background1" w:themeFillShade="D9"/>
            <w:tcMar/>
          </w:tcPr>
          <w:p w:rsidR="00AA7ED3" w:rsidP="00D83661" w:rsidRDefault="00AA7ED3" w14:paraId="75B07E80" w14:textId="66AF1580">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Pr="003E6618" w:rsidR="009A1EFC">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Mar/>
          </w:tcPr>
          <w:p w:rsidR="00AA7ED3" w:rsidP="00D83661" w:rsidRDefault="00AA7ED3" w14:paraId="0EF1F8FA" w14:textId="77777777">
            <w:pPr>
              <w:pStyle w:val="NormalWeb"/>
              <w:spacing w:before="0" w:beforeAutospacing="0" w:after="0" w:afterAutospacing="0"/>
              <w:rPr>
                <w:b/>
                <w:bCs/>
                <w:color w:val="000000"/>
              </w:rPr>
            </w:pPr>
            <w:r>
              <w:rPr>
                <w:b/>
                <w:bCs/>
                <w:color w:val="000000"/>
              </w:rPr>
              <w:t>Progress Made</w:t>
            </w:r>
          </w:p>
        </w:tc>
      </w:tr>
      <w:tr w:rsidR="00AA7ED3" w:rsidTr="433B0B38" w14:paraId="77A7356C" w14:textId="77777777">
        <w:tc>
          <w:tcPr>
            <w:tcW w:w="4675" w:type="dxa"/>
            <w:gridSpan w:val="2"/>
            <w:tcMar/>
          </w:tcPr>
          <w:p w:rsidR="00AA7ED3" w:rsidP="00D83661" w:rsidRDefault="00BD1405" w14:paraId="577025F8" w14:textId="3291C107">
            <w:pPr>
              <w:pStyle w:val="NormalWeb"/>
              <w:spacing w:before="0" w:beforeAutospacing="0" w:after="0" w:afterAutospacing="0"/>
              <w:rPr>
                <w:b/>
                <w:bCs/>
                <w:color w:val="000000"/>
              </w:rPr>
            </w:pPr>
            <w:r w:rsidRPr="6E30EEAA">
              <w:rPr>
                <w:color w:val="000000" w:themeColor="text1"/>
              </w:rPr>
              <w:t>Assistance developing budget(s) for grant applications, and aligning expenses with grant asks</w:t>
            </w:r>
          </w:p>
        </w:tc>
        <w:tc>
          <w:tcPr>
            <w:tcW w:w="4675" w:type="dxa"/>
            <w:gridSpan w:val="2"/>
            <w:tcMar/>
          </w:tcPr>
          <w:p w:rsidRPr="00134369" w:rsidR="00AA7ED3" w:rsidP="00D83661" w:rsidRDefault="007C7F7C" w14:paraId="046D7ED4" w14:textId="19CC1F1A">
            <w:pPr>
              <w:pStyle w:val="NormalWeb"/>
              <w:spacing w:before="0" w:beforeAutospacing="0" w:after="0" w:afterAutospacing="0"/>
              <w:rPr>
                <w:b/>
                <w:bCs/>
                <w:color w:val="000000"/>
              </w:rPr>
            </w:pPr>
            <w:r w:rsidRPr="00134369">
              <w:rPr>
                <w:b/>
                <w:bCs/>
                <w:color w:val="000000"/>
                <w:u w:color="000000"/>
              </w:rPr>
              <w:t>Yes, we helped her develop a budget that was truly in line with what she is doing, not what she hopes to do in the future.</w:t>
            </w:r>
          </w:p>
        </w:tc>
      </w:tr>
      <w:tr w:rsidR="00AA7ED3" w:rsidTr="433B0B38" w14:paraId="300EDB66" w14:textId="77777777">
        <w:tc>
          <w:tcPr>
            <w:tcW w:w="4675" w:type="dxa"/>
            <w:gridSpan w:val="2"/>
            <w:tcMar/>
          </w:tcPr>
          <w:p w:rsidR="00AA7ED3" w:rsidP="00D83661" w:rsidRDefault="000C1DC7" w14:paraId="64B96918" w14:textId="1252586C">
            <w:pPr>
              <w:pStyle w:val="NormalWeb"/>
              <w:spacing w:before="0" w:beforeAutospacing="0" w:after="0" w:afterAutospacing="0"/>
              <w:rPr>
                <w:b/>
                <w:bCs/>
                <w:color w:val="000000"/>
              </w:rPr>
            </w:pPr>
            <w:r w:rsidRPr="6E30EEAA">
              <w:rPr>
                <w:color w:val="000000" w:themeColor="text1"/>
              </w:rPr>
              <w:t>Coaching on how to ask for feedback when a grant is declined. This could include reviewing a declined grant</w:t>
            </w:r>
          </w:p>
        </w:tc>
        <w:tc>
          <w:tcPr>
            <w:tcW w:w="4675" w:type="dxa"/>
            <w:gridSpan w:val="2"/>
            <w:tcMar/>
          </w:tcPr>
          <w:p w:rsidRPr="00134369" w:rsidR="00AA7ED3" w:rsidP="00D83661" w:rsidRDefault="005F6999" w14:paraId="3801971C" w14:textId="4DC08CEA">
            <w:pPr>
              <w:pStyle w:val="NormalWeb"/>
              <w:spacing w:before="0" w:beforeAutospacing="0" w:after="0" w:afterAutospacing="0"/>
              <w:rPr>
                <w:b/>
                <w:bCs/>
                <w:color w:val="000000"/>
              </w:rPr>
            </w:pPr>
            <w:r w:rsidRPr="00134369">
              <w:rPr>
                <w:b/>
                <w:bCs/>
                <w:color w:val="000000"/>
                <w:u w:color="000000"/>
              </w:rPr>
              <w:t>We talked about asking for feedback when the funder will provide it. I think many of her declines in the past were based upon a poorly written grant that was confusing to funders.</w:t>
            </w:r>
          </w:p>
        </w:tc>
      </w:tr>
      <w:tr w:rsidR="00AA7ED3" w:rsidTr="433B0B38" w14:paraId="7736873A" w14:textId="77777777">
        <w:tc>
          <w:tcPr>
            <w:tcW w:w="4675" w:type="dxa"/>
            <w:gridSpan w:val="2"/>
            <w:tcMar/>
          </w:tcPr>
          <w:p w:rsidR="00AA7ED3" w:rsidP="00D83661" w:rsidRDefault="00CB2871" w14:paraId="4503A3CF" w14:textId="7906305F">
            <w:pPr>
              <w:pStyle w:val="NormalWeb"/>
              <w:spacing w:before="0" w:beforeAutospacing="0" w:after="0" w:afterAutospacing="0"/>
              <w:rPr>
                <w:b/>
                <w:bCs/>
                <w:color w:val="000000"/>
              </w:rPr>
            </w:pPr>
            <w:r w:rsidRPr="6E30EEAA">
              <w:rPr>
                <w:color w:val="000000" w:themeColor="text1"/>
              </w:rPr>
              <w:t>Support interpreting funder alignment when seeking new grant opportunities</w:t>
            </w:r>
          </w:p>
        </w:tc>
        <w:tc>
          <w:tcPr>
            <w:tcW w:w="4675" w:type="dxa"/>
            <w:gridSpan w:val="2"/>
            <w:tcMar/>
          </w:tcPr>
          <w:p w:rsidRPr="00134369" w:rsidR="00AA7ED3" w:rsidP="00D83661" w:rsidRDefault="000255D3" w14:paraId="37B0082D" w14:textId="50914127">
            <w:pPr>
              <w:pStyle w:val="NormalWeb"/>
              <w:spacing w:before="0" w:beforeAutospacing="0" w:after="0" w:afterAutospacing="0"/>
              <w:rPr>
                <w:b/>
                <w:bCs/>
                <w:color w:val="000000"/>
              </w:rPr>
            </w:pPr>
            <w:r w:rsidRPr="00134369">
              <w:rPr>
                <w:b/>
                <w:bCs/>
                <w:color w:val="000000"/>
                <w:u w:color="000000"/>
              </w:rPr>
              <w:t>Yes, we did this.</w:t>
            </w:r>
            <w:r w:rsidRPr="00134369">
              <w:rPr>
                <w:rFonts w:ascii="Calibri" w:hAnsi="Calibri" w:eastAsia="Calibri" w:cs="Calibri"/>
                <w:b/>
                <w:bCs/>
                <w:sz w:val="22"/>
                <w:szCs w:val="22"/>
              </w:rPr>
              <w:br/>
            </w:r>
          </w:p>
        </w:tc>
      </w:tr>
      <w:tr w:rsidR="00CB2871" w:rsidTr="433B0B38" w14:paraId="3149FD46" w14:textId="77777777">
        <w:tc>
          <w:tcPr>
            <w:tcW w:w="4675" w:type="dxa"/>
            <w:gridSpan w:val="2"/>
            <w:tcMar/>
          </w:tcPr>
          <w:p w:rsidRPr="6E30EEAA" w:rsidR="00CB2871" w:rsidP="00D83661" w:rsidRDefault="003241F8" w14:paraId="69D14FEB" w14:textId="0043BA47">
            <w:pPr>
              <w:pStyle w:val="NormalWeb"/>
              <w:spacing w:before="0" w:beforeAutospacing="0" w:after="0" w:afterAutospacing="0"/>
              <w:rPr>
                <w:color w:val="000000" w:themeColor="text1"/>
              </w:rPr>
            </w:pPr>
            <w:r w:rsidRPr="6E30EEAA">
              <w:rPr>
                <w:color w:val="000000" w:themeColor="text1"/>
              </w:rPr>
              <w:t>Support identifying grant opportunities and understanding application guidelines</w:t>
            </w:r>
          </w:p>
        </w:tc>
        <w:tc>
          <w:tcPr>
            <w:tcW w:w="4675" w:type="dxa"/>
            <w:gridSpan w:val="2"/>
            <w:tcMar/>
          </w:tcPr>
          <w:p w:rsidRPr="00134369" w:rsidR="00CB2871" w:rsidP="00D83661" w:rsidRDefault="000A5F94" w14:paraId="1DF3E94D" w14:textId="38DEEB01">
            <w:pPr>
              <w:pStyle w:val="NormalWeb"/>
              <w:spacing w:before="0" w:beforeAutospacing="0" w:after="0" w:afterAutospacing="0"/>
              <w:rPr>
                <w:b/>
                <w:bCs/>
                <w:color w:val="000000"/>
              </w:rPr>
            </w:pPr>
            <w:r w:rsidRPr="00134369">
              <w:rPr>
                <w:b/>
                <w:bCs/>
                <w:color w:val="000000"/>
                <w:u w:color="000000"/>
              </w:rPr>
              <w:t>Yes, we walked through many grant opportunities and helped her see which ones were truly prospects vs. “chasing money”.</w:t>
            </w:r>
            <w:r w:rsidRPr="00134369" w:rsidR="008A08D5">
              <w:rPr>
                <w:b/>
                <w:bCs/>
              </w:rPr>
              <w:br/>
            </w:r>
          </w:p>
        </w:tc>
      </w:tr>
      <w:tr w:rsidR="00AA7ED3" w:rsidTr="433B0B38" w14:paraId="3DED8449" w14:textId="77777777">
        <w:trPr>
          <w:trHeight w:val="575"/>
        </w:trPr>
        <w:tc>
          <w:tcPr>
            <w:tcW w:w="9350" w:type="dxa"/>
            <w:gridSpan w:val="4"/>
            <w:shd w:val="clear" w:color="auto" w:fill="D9D9D9" w:themeFill="background1" w:themeFillShade="D9"/>
            <w:tcMar/>
          </w:tcPr>
          <w:p w:rsidR="00AA7ED3" w:rsidP="00D83661" w:rsidRDefault="00AA7ED3" w14:paraId="01EEB6F5" w14:textId="77777777">
            <w:pPr>
              <w:pStyle w:val="NormalWeb"/>
              <w:spacing w:before="0" w:beforeAutospacing="0" w:after="0" w:afterAutospacing="0"/>
              <w:rPr>
                <w:b/>
                <w:bCs/>
                <w:color w:val="000000"/>
              </w:rPr>
            </w:pPr>
            <w:r>
              <w:rPr>
                <w:b/>
                <w:bCs/>
                <w:color w:val="000000"/>
              </w:rPr>
              <w:t>Other Things Explored</w:t>
            </w:r>
          </w:p>
        </w:tc>
      </w:tr>
      <w:tr w:rsidR="00AA7ED3" w:rsidTr="433B0B38" w14:paraId="6E757192" w14:textId="77777777">
        <w:trPr>
          <w:trHeight w:val="848"/>
        </w:trPr>
        <w:tc>
          <w:tcPr>
            <w:tcW w:w="9350" w:type="dxa"/>
            <w:gridSpan w:val="4"/>
            <w:tcMar/>
          </w:tcPr>
          <w:p w:rsidR="00AA7ED3" w:rsidP="00D83661" w:rsidRDefault="00AA7ED3" w14:paraId="5BF8AF99" w14:textId="61DD9161">
            <w:pPr>
              <w:pStyle w:val="NormalWeb"/>
              <w:spacing w:before="0" w:beforeAutospacing="0" w:after="0" w:afterAutospacing="0"/>
              <w:rPr>
                <w:b/>
                <w:bCs/>
                <w:color w:val="000000"/>
              </w:rPr>
            </w:pPr>
          </w:p>
        </w:tc>
      </w:tr>
      <w:tr w:rsidR="0034585D" w:rsidTr="433B0B38" w14:paraId="1B2F79EB" w14:textId="77777777">
        <w:trPr>
          <w:trHeight w:val="360"/>
        </w:trPr>
        <w:tc>
          <w:tcPr>
            <w:tcW w:w="3116" w:type="dxa"/>
            <w:shd w:val="clear" w:color="auto" w:fill="D9D9D9" w:themeFill="background1" w:themeFillShade="D9"/>
            <w:tcMar/>
          </w:tcPr>
          <w:p w:rsidR="0034585D" w:rsidP="00D83661" w:rsidRDefault="0034585D" w14:paraId="22ADEBDF" w14:textId="5FC696F6">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Pr="00554285" w:rsidR="00F96817">
              <w:rPr>
                <w:i/>
                <w:iCs/>
                <w:color w:val="000000"/>
              </w:rPr>
              <w:t xml:space="preserve">add </w:t>
            </w:r>
            <w:r w:rsidR="00F96817">
              <w:rPr>
                <w:i/>
                <w:iCs/>
                <w:color w:val="000000"/>
              </w:rPr>
              <w:t xml:space="preserve">info from Consultants &amp; </w:t>
            </w:r>
            <w:r w:rsidRPr="00554285" w:rsidR="00F96817">
              <w:rPr>
                <w:i/>
                <w:iCs/>
                <w:color w:val="000000"/>
              </w:rPr>
              <w:t>from Org Contact Person during Exit Meeting</w:t>
            </w:r>
            <w:r w:rsidR="00F96817">
              <w:rPr>
                <w:color w:val="000000"/>
              </w:rPr>
              <w:t>)</w:t>
            </w:r>
          </w:p>
        </w:tc>
        <w:tc>
          <w:tcPr>
            <w:tcW w:w="3117" w:type="dxa"/>
            <w:gridSpan w:val="2"/>
            <w:shd w:val="clear" w:color="auto" w:fill="D9D9D9" w:themeFill="background1" w:themeFillShade="D9"/>
            <w:tcMar/>
          </w:tcPr>
          <w:p w:rsidR="0034585D" w:rsidP="00D83661" w:rsidRDefault="0034585D" w14:paraId="053E8E0D" w14:textId="471D1361">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Mar/>
          </w:tcPr>
          <w:p w:rsidR="0034585D" w:rsidP="00D83661" w:rsidRDefault="0034585D" w14:paraId="19B04ABA" w14:textId="3048A260">
            <w:pPr>
              <w:pStyle w:val="NormalWeb"/>
              <w:spacing w:before="0" w:beforeAutospacing="0" w:after="0" w:afterAutospacing="0"/>
              <w:rPr>
                <w:b/>
                <w:bCs/>
                <w:color w:val="000000"/>
              </w:rPr>
            </w:pPr>
            <w:r>
              <w:rPr>
                <w:b/>
                <w:bCs/>
                <w:color w:val="000000"/>
              </w:rPr>
              <w:t>Dollars Awarded</w:t>
            </w:r>
          </w:p>
        </w:tc>
      </w:tr>
      <w:tr w:rsidR="0034585D" w:rsidTr="433B0B38" w14:paraId="19CE942A" w14:textId="77777777">
        <w:trPr>
          <w:trHeight w:val="360"/>
        </w:trPr>
        <w:tc>
          <w:tcPr>
            <w:tcW w:w="3116" w:type="dxa"/>
            <w:shd w:val="clear" w:color="auto" w:fill="auto"/>
            <w:tcMar/>
          </w:tcPr>
          <w:p w:rsidR="0034585D" w:rsidP="00D83661" w:rsidRDefault="515A550D" w14:paraId="7DBD67C0" w14:textId="0177D8A1">
            <w:pPr>
              <w:pStyle w:val="NormalWeb"/>
              <w:spacing w:before="0" w:beforeAutospacing="0" w:after="0" w:afterAutospacing="0"/>
              <w:rPr>
                <w:b/>
                <w:bCs/>
                <w:color w:val="000000"/>
              </w:rPr>
            </w:pPr>
            <w:r w:rsidRPr="4C930586">
              <w:rPr>
                <w:b/>
                <w:bCs/>
                <w:color w:val="000000" w:themeColor="text1"/>
              </w:rPr>
              <w:t>2/15 submission</w:t>
            </w:r>
            <w:r w:rsidRPr="0E36C2F0">
              <w:rPr>
                <w:b/>
                <w:bCs/>
                <w:color w:val="000000" w:themeColor="text1"/>
              </w:rPr>
              <w:t xml:space="preserve"> for </w:t>
            </w:r>
            <w:r w:rsidR="00A85952">
              <w:rPr>
                <w:b/>
                <w:bCs/>
                <w:color w:val="000000" w:themeColor="text1"/>
              </w:rPr>
              <w:t xml:space="preserve">Yes! Grant </w:t>
            </w:r>
            <w:r w:rsidRPr="7DDD3BCD" w:rsidR="04A0A483">
              <w:rPr>
                <w:b/>
                <w:bCs/>
                <w:color w:val="000000" w:themeColor="text1"/>
              </w:rPr>
              <w:t xml:space="preserve">Ent Credit </w:t>
            </w:r>
            <w:r w:rsidRPr="1AC82FAD" w:rsidR="04A0A483">
              <w:rPr>
                <w:b/>
                <w:bCs/>
                <w:color w:val="000000" w:themeColor="text1"/>
              </w:rPr>
              <w:t>Union</w:t>
            </w:r>
            <w:r w:rsidRPr="1AC82FAD" w:rsidR="00A85952">
              <w:rPr>
                <w:b/>
                <w:bCs/>
                <w:color w:val="000000" w:themeColor="text1"/>
              </w:rPr>
              <w:t xml:space="preserve"> </w:t>
            </w:r>
          </w:p>
        </w:tc>
        <w:tc>
          <w:tcPr>
            <w:tcW w:w="3117" w:type="dxa"/>
            <w:gridSpan w:val="2"/>
            <w:shd w:val="clear" w:color="auto" w:fill="auto"/>
            <w:tcMar/>
          </w:tcPr>
          <w:p w:rsidR="0034585D" w:rsidP="00D83661" w:rsidRDefault="515A550D" w14:paraId="664230BA" w14:textId="32211D49">
            <w:pPr>
              <w:pStyle w:val="NormalWeb"/>
              <w:spacing w:before="0" w:beforeAutospacing="0" w:after="0" w:afterAutospacing="0"/>
              <w:rPr>
                <w:b/>
                <w:bCs/>
                <w:color w:val="000000"/>
              </w:rPr>
            </w:pPr>
            <w:r w:rsidRPr="21FD07B2">
              <w:rPr>
                <w:b/>
                <w:bCs/>
                <w:color w:val="000000" w:themeColor="text1"/>
              </w:rPr>
              <w:t>$</w:t>
            </w:r>
            <w:r w:rsidRPr="65AF2165">
              <w:rPr>
                <w:b/>
                <w:bCs/>
                <w:color w:val="000000" w:themeColor="text1"/>
              </w:rPr>
              <w:t>35</w:t>
            </w:r>
            <w:r w:rsidRPr="3E3271F2">
              <w:rPr>
                <w:b/>
                <w:bCs/>
                <w:color w:val="000000" w:themeColor="text1"/>
              </w:rPr>
              <w:t>,000-</w:t>
            </w:r>
            <w:r w:rsidRPr="65AF2165">
              <w:rPr>
                <w:b/>
                <w:bCs/>
                <w:color w:val="000000" w:themeColor="text1"/>
              </w:rPr>
              <w:t>50,000</w:t>
            </w:r>
          </w:p>
        </w:tc>
        <w:tc>
          <w:tcPr>
            <w:tcW w:w="3117" w:type="dxa"/>
            <w:shd w:val="clear" w:color="auto" w:fill="auto"/>
            <w:tcMar/>
          </w:tcPr>
          <w:p w:rsidR="0034585D" w:rsidP="00D83661" w:rsidRDefault="0034585D" w14:paraId="59D6A040" w14:textId="058295E7">
            <w:pPr>
              <w:pStyle w:val="NormalWeb"/>
              <w:spacing w:before="0" w:beforeAutospacing="0" w:after="0" w:afterAutospacing="0"/>
              <w:rPr>
                <w:b/>
                <w:bCs/>
                <w:color w:val="000000"/>
              </w:rPr>
            </w:pPr>
          </w:p>
        </w:tc>
      </w:tr>
      <w:tr w:rsidR="4574F7FE" w:rsidTr="433B0B38" w14:paraId="2E9E7717" w14:textId="77777777">
        <w:trPr>
          <w:trHeight w:val="360"/>
        </w:trPr>
        <w:tc>
          <w:tcPr>
            <w:tcW w:w="3116" w:type="dxa"/>
            <w:shd w:val="clear" w:color="auto" w:fill="auto"/>
            <w:tcMar/>
          </w:tcPr>
          <w:p w:rsidR="4574F7FE" w:rsidP="4574F7FE" w:rsidRDefault="62C6F5CB" w14:paraId="1C96190B" w14:textId="54222CAA">
            <w:pPr>
              <w:pStyle w:val="NormalWeb"/>
              <w:rPr>
                <w:b/>
                <w:bCs/>
                <w:color w:val="000000" w:themeColor="text1"/>
              </w:rPr>
            </w:pPr>
            <w:r w:rsidRPr="44406264">
              <w:rPr>
                <w:b/>
                <w:bCs/>
                <w:color w:val="000000" w:themeColor="text1"/>
              </w:rPr>
              <w:t>Bank of America Grant</w:t>
            </w:r>
            <w:r w:rsidRPr="44406264" w:rsidR="002A6033">
              <w:rPr>
                <w:b/>
                <w:bCs/>
                <w:color w:val="000000" w:themeColor="text1"/>
              </w:rPr>
              <w:t xml:space="preserve"> (in development)</w:t>
            </w:r>
          </w:p>
        </w:tc>
        <w:tc>
          <w:tcPr>
            <w:tcW w:w="3117" w:type="dxa"/>
            <w:gridSpan w:val="2"/>
            <w:shd w:val="clear" w:color="auto" w:fill="auto"/>
            <w:tcMar/>
          </w:tcPr>
          <w:p w:rsidR="4574F7FE" w:rsidP="4574F7FE" w:rsidRDefault="03DA5FE4" w14:paraId="2BED2F55" w14:textId="763A907C">
            <w:pPr>
              <w:pStyle w:val="NormalWeb"/>
              <w:rPr>
                <w:b/>
                <w:bCs/>
                <w:color w:val="000000" w:themeColor="text1"/>
              </w:rPr>
            </w:pPr>
            <w:r w:rsidRPr="44406264">
              <w:rPr>
                <w:b/>
                <w:bCs/>
                <w:color w:val="000000" w:themeColor="text1"/>
              </w:rPr>
              <w:t xml:space="preserve">Maybe </w:t>
            </w:r>
            <w:r w:rsidRPr="44406264" w:rsidR="696793AB">
              <w:rPr>
                <w:b/>
                <w:bCs/>
                <w:color w:val="000000" w:themeColor="text1"/>
              </w:rPr>
              <w:t>$</w:t>
            </w:r>
            <w:r w:rsidRPr="44406264">
              <w:rPr>
                <w:b/>
                <w:bCs/>
                <w:color w:val="000000" w:themeColor="text1"/>
              </w:rPr>
              <w:t>7</w:t>
            </w:r>
            <w:r w:rsidRPr="44406264" w:rsidR="56CA3DD2">
              <w:rPr>
                <w:b/>
                <w:bCs/>
                <w:color w:val="000000" w:themeColor="text1"/>
              </w:rPr>
              <w:t>,000</w:t>
            </w:r>
          </w:p>
        </w:tc>
        <w:tc>
          <w:tcPr>
            <w:tcW w:w="3117" w:type="dxa"/>
            <w:shd w:val="clear" w:color="auto" w:fill="auto"/>
            <w:tcMar/>
          </w:tcPr>
          <w:p w:rsidR="4574F7FE" w:rsidP="4574F7FE" w:rsidRDefault="4574F7FE" w14:paraId="56BE6E09" w14:textId="41FF3689">
            <w:pPr>
              <w:pStyle w:val="NormalWeb"/>
              <w:rPr>
                <w:b/>
                <w:bCs/>
                <w:color w:val="000000" w:themeColor="text1"/>
              </w:rPr>
            </w:pPr>
          </w:p>
        </w:tc>
      </w:tr>
      <w:tr w:rsidR="0034585D" w:rsidTr="433B0B38" w14:paraId="76926872" w14:textId="77777777">
        <w:trPr>
          <w:trHeight w:val="360"/>
        </w:trPr>
        <w:tc>
          <w:tcPr>
            <w:tcW w:w="3116" w:type="dxa"/>
            <w:shd w:val="clear" w:color="auto" w:fill="auto"/>
            <w:tcMar/>
          </w:tcPr>
          <w:p w:rsidR="0034585D" w:rsidP="00D83661" w:rsidRDefault="515A550D" w14:paraId="44918B14" w14:textId="4B68E62D">
            <w:pPr>
              <w:pStyle w:val="NormalWeb"/>
              <w:spacing w:before="0" w:beforeAutospacing="0" w:after="0" w:afterAutospacing="0"/>
              <w:rPr>
                <w:b/>
                <w:bCs/>
                <w:color w:val="000000"/>
              </w:rPr>
            </w:pPr>
            <w:r w:rsidRPr="0E36C2F0">
              <w:rPr>
                <w:b/>
                <w:bCs/>
                <w:color w:val="000000" w:themeColor="text1"/>
              </w:rPr>
              <w:t xml:space="preserve">Colorado </w:t>
            </w:r>
            <w:r w:rsidR="002A6033">
              <w:rPr>
                <w:b/>
                <w:bCs/>
                <w:color w:val="000000" w:themeColor="text1"/>
              </w:rPr>
              <w:t>W</w:t>
            </w:r>
            <w:r w:rsidRPr="0E36C2F0">
              <w:rPr>
                <w:b/>
                <w:bCs/>
                <w:color w:val="000000" w:themeColor="text1"/>
              </w:rPr>
              <w:t xml:space="preserve">omen’s </w:t>
            </w:r>
            <w:r w:rsidR="002A6033">
              <w:rPr>
                <w:b/>
                <w:bCs/>
                <w:color w:val="000000" w:themeColor="text1"/>
              </w:rPr>
              <w:t>F</w:t>
            </w:r>
            <w:r w:rsidRPr="0E36C2F0">
              <w:rPr>
                <w:b/>
                <w:bCs/>
                <w:color w:val="000000" w:themeColor="text1"/>
              </w:rPr>
              <w:t>oundation</w:t>
            </w:r>
          </w:p>
        </w:tc>
        <w:tc>
          <w:tcPr>
            <w:tcW w:w="3117" w:type="dxa"/>
            <w:gridSpan w:val="2"/>
            <w:shd w:val="clear" w:color="auto" w:fill="auto"/>
            <w:tcMar/>
          </w:tcPr>
          <w:p w:rsidR="0034585D" w:rsidP="00D83661" w:rsidRDefault="515A550D" w14:paraId="1E91678B" w14:textId="2F001507">
            <w:pPr>
              <w:pStyle w:val="NormalWeb"/>
              <w:spacing w:before="0" w:beforeAutospacing="0" w:after="0" w:afterAutospacing="0"/>
              <w:rPr>
                <w:b/>
                <w:bCs/>
                <w:color w:val="000000"/>
              </w:rPr>
            </w:pPr>
            <w:r w:rsidRPr="0E36C2F0">
              <w:rPr>
                <w:b/>
                <w:bCs/>
                <w:color w:val="000000" w:themeColor="text1"/>
              </w:rPr>
              <w:t>$35,</w:t>
            </w:r>
            <w:r w:rsidRPr="44CEB0F8">
              <w:rPr>
                <w:b/>
                <w:bCs/>
                <w:color w:val="000000" w:themeColor="text1"/>
              </w:rPr>
              <w:t>000</w:t>
            </w:r>
          </w:p>
        </w:tc>
        <w:tc>
          <w:tcPr>
            <w:tcW w:w="3117" w:type="dxa"/>
            <w:shd w:val="clear" w:color="auto" w:fill="auto"/>
            <w:tcMar/>
          </w:tcPr>
          <w:p w:rsidR="0034585D" w:rsidP="00D83661" w:rsidRDefault="515A550D" w14:paraId="2516CBBA" w14:textId="2B694543">
            <w:pPr>
              <w:pStyle w:val="NormalWeb"/>
              <w:spacing w:before="0" w:beforeAutospacing="0" w:after="0" w:afterAutospacing="0"/>
              <w:rPr>
                <w:b/>
                <w:bCs/>
                <w:color w:val="000000"/>
              </w:rPr>
            </w:pPr>
            <w:r w:rsidRPr="44CEB0F8">
              <w:rPr>
                <w:b/>
                <w:bCs/>
                <w:color w:val="000000" w:themeColor="text1"/>
              </w:rPr>
              <w:t>no</w:t>
            </w:r>
          </w:p>
        </w:tc>
      </w:tr>
      <w:tr w:rsidR="0034585D" w:rsidTr="433B0B38" w14:paraId="347B81AE" w14:textId="77777777">
        <w:trPr>
          <w:trHeight w:val="360"/>
        </w:trPr>
        <w:tc>
          <w:tcPr>
            <w:tcW w:w="3116" w:type="dxa"/>
            <w:shd w:val="clear" w:color="auto" w:fill="auto"/>
            <w:tcMar/>
          </w:tcPr>
          <w:p w:rsidR="0034585D" w:rsidP="00D83661" w:rsidRDefault="515A550D" w14:paraId="4726ACB0" w14:textId="6D761917">
            <w:pPr>
              <w:pStyle w:val="NormalWeb"/>
              <w:spacing w:before="0" w:beforeAutospacing="0" w:after="0" w:afterAutospacing="0"/>
              <w:rPr>
                <w:b/>
                <w:bCs/>
                <w:color w:val="000000"/>
              </w:rPr>
            </w:pPr>
            <w:r w:rsidRPr="44CEB0F8">
              <w:rPr>
                <w:b/>
                <w:bCs/>
                <w:color w:val="000000" w:themeColor="text1"/>
              </w:rPr>
              <w:t xml:space="preserve">Denver </w:t>
            </w:r>
            <w:r w:rsidRPr="7C39E388">
              <w:rPr>
                <w:b/>
                <w:bCs/>
                <w:color w:val="000000" w:themeColor="text1"/>
              </w:rPr>
              <w:t>Foundation</w:t>
            </w:r>
          </w:p>
        </w:tc>
        <w:tc>
          <w:tcPr>
            <w:tcW w:w="3117" w:type="dxa"/>
            <w:gridSpan w:val="2"/>
            <w:shd w:val="clear" w:color="auto" w:fill="auto"/>
            <w:tcMar/>
          </w:tcPr>
          <w:p w:rsidR="0034585D" w:rsidP="00D83661" w:rsidRDefault="515A550D" w14:paraId="31BBC669" w14:textId="7FA266C8">
            <w:pPr>
              <w:pStyle w:val="NormalWeb"/>
              <w:spacing w:before="0" w:beforeAutospacing="0" w:after="0" w:afterAutospacing="0"/>
              <w:rPr>
                <w:b/>
                <w:bCs/>
                <w:color w:val="000000"/>
              </w:rPr>
            </w:pPr>
            <w:r w:rsidRPr="7C39E388">
              <w:rPr>
                <w:b/>
                <w:bCs/>
                <w:color w:val="000000" w:themeColor="text1"/>
              </w:rPr>
              <w:t>$50,000</w:t>
            </w:r>
          </w:p>
        </w:tc>
        <w:tc>
          <w:tcPr>
            <w:tcW w:w="3117" w:type="dxa"/>
            <w:shd w:val="clear" w:color="auto" w:fill="auto"/>
            <w:tcMar/>
          </w:tcPr>
          <w:p w:rsidR="0034585D" w:rsidP="00D83661" w:rsidRDefault="515A550D" w14:paraId="69BDE15C" w14:textId="5D3DC51C">
            <w:pPr>
              <w:pStyle w:val="NormalWeb"/>
              <w:spacing w:before="0" w:beforeAutospacing="0" w:after="0" w:afterAutospacing="0"/>
              <w:rPr>
                <w:b/>
                <w:bCs/>
                <w:color w:val="000000"/>
              </w:rPr>
            </w:pPr>
            <w:r w:rsidRPr="3887C9D5">
              <w:rPr>
                <w:b/>
                <w:bCs/>
                <w:color w:val="000000" w:themeColor="text1"/>
              </w:rPr>
              <w:t>no</w:t>
            </w:r>
          </w:p>
        </w:tc>
      </w:tr>
      <w:tr w:rsidR="4955A348" w:rsidTr="433B0B38" w14:paraId="2E3ACE0C" w14:textId="77777777">
        <w:trPr>
          <w:trHeight w:val="360"/>
        </w:trPr>
        <w:tc>
          <w:tcPr>
            <w:tcW w:w="3116" w:type="dxa"/>
            <w:shd w:val="clear" w:color="auto" w:fill="auto"/>
            <w:tcMar/>
          </w:tcPr>
          <w:p w:rsidR="515A550D" w:rsidP="4955A348" w:rsidRDefault="515A550D" w14:paraId="3D5FD65E" w14:textId="2AF1EC28">
            <w:pPr>
              <w:pStyle w:val="NormalWeb"/>
              <w:rPr>
                <w:b/>
                <w:bCs/>
                <w:color w:val="000000" w:themeColor="text1"/>
              </w:rPr>
            </w:pPr>
            <w:r w:rsidRPr="4955A348">
              <w:rPr>
                <w:b/>
                <w:bCs/>
                <w:color w:val="000000" w:themeColor="text1"/>
              </w:rPr>
              <w:t>DOLA NPI</w:t>
            </w:r>
          </w:p>
        </w:tc>
        <w:tc>
          <w:tcPr>
            <w:tcW w:w="3117" w:type="dxa"/>
            <w:gridSpan w:val="2"/>
            <w:shd w:val="clear" w:color="auto" w:fill="auto"/>
            <w:tcMar/>
          </w:tcPr>
          <w:p w:rsidR="4955A348" w:rsidP="4955A348" w:rsidRDefault="515A550D" w14:paraId="65A63487" w14:textId="390CCE7C">
            <w:pPr>
              <w:pStyle w:val="NormalWeb"/>
              <w:rPr>
                <w:b/>
                <w:bCs/>
                <w:color w:val="000000" w:themeColor="text1"/>
              </w:rPr>
            </w:pPr>
            <w:r w:rsidRPr="6BB4292D">
              <w:rPr>
                <w:b/>
                <w:bCs/>
                <w:color w:val="000000" w:themeColor="text1"/>
              </w:rPr>
              <w:t>$50,000</w:t>
            </w:r>
            <w:r w:rsidRPr="2FAF998B">
              <w:rPr>
                <w:b/>
                <w:bCs/>
                <w:color w:val="000000" w:themeColor="text1"/>
              </w:rPr>
              <w:t>-$75,000</w:t>
            </w:r>
          </w:p>
        </w:tc>
        <w:tc>
          <w:tcPr>
            <w:tcW w:w="3117" w:type="dxa"/>
            <w:shd w:val="clear" w:color="auto" w:fill="auto"/>
            <w:tcMar/>
          </w:tcPr>
          <w:p w:rsidR="515A550D" w:rsidP="4955A348" w:rsidRDefault="515A550D" w14:paraId="4D974CBE" w14:textId="4D8CB570">
            <w:pPr>
              <w:pStyle w:val="NormalWeb"/>
              <w:rPr>
                <w:b/>
                <w:bCs/>
                <w:color w:val="000000" w:themeColor="text1"/>
              </w:rPr>
            </w:pPr>
            <w:r w:rsidRPr="4955A348">
              <w:rPr>
                <w:b/>
                <w:bCs/>
                <w:color w:val="000000" w:themeColor="text1"/>
              </w:rPr>
              <w:t>No, due to fiscal sponsorship</w:t>
            </w:r>
          </w:p>
        </w:tc>
      </w:tr>
    </w:tbl>
    <w:p w:rsidR="00AA7ED3" w:rsidP="00F734E7" w:rsidRDefault="00AA7ED3" w14:paraId="5C922C53" w14:textId="77777777">
      <w:pPr>
        <w:pStyle w:val="NormalWeb"/>
        <w:spacing w:before="0" w:beforeAutospacing="0" w:after="0" w:afterAutospacing="0"/>
        <w:textAlignment w:val="baseline"/>
        <w:rPr>
          <w:b/>
          <w:bCs/>
          <w:color w:val="000000"/>
        </w:rPr>
      </w:pPr>
    </w:p>
    <w:p w:rsidRPr="001F27E8" w:rsidR="00283EF4" w:rsidP="00283EF4" w:rsidRDefault="005E4D6E" w14:paraId="33F598A2" w14:textId="1A3CBFC1">
      <w:pPr>
        <w:pStyle w:val="Default"/>
        <w:numPr>
          <w:ilvl w:val="0"/>
          <w:numId w:val="6"/>
        </w:numPr>
        <w:rPr>
          <w:rFonts w:ascii="Times New Roman" w:hAnsi="Times New Roman" w:cs="Times New Roman"/>
          <w:color w:val="auto"/>
        </w:rPr>
      </w:pPr>
      <w:r w:rsidRPr="001F27E8">
        <w:rPr>
          <w:rFonts w:ascii="Times New Roman" w:hAnsi="Times New Roman" w:cs="Times New Roman"/>
          <w:b/>
          <w:bCs/>
          <w:color w:val="auto"/>
        </w:rPr>
        <w:t>What did you most appreciate about working with GrantCorps</w:t>
      </w:r>
      <w:r w:rsidRPr="00A5699D">
        <w:rPr>
          <w:rFonts w:ascii="Times New Roman" w:hAnsi="Times New Roman" w:cs="Times New Roman"/>
          <w:color w:val="auto"/>
        </w:rPr>
        <w:t>?</w:t>
      </w:r>
    </w:p>
    <w:p w:rsidRPr="001F27E8" w:rsidR="6CE10412" w:rsidP="74FAC118" w:rsidRDefault="00283EF4" w14:paraId="0917E30B" w14:textId="4C777896">
      <w:pPr>
        <w:pStyle w:val="Default"/>
        <w:numPr>
          <w:ilvl w:val="0"/>
          <w:numId w:val="8"/>
        </w:numPr>
        <w:rPr>
          <w:rFonts w:ascii="Times New Roman" w:hAnsi="Times New Roman" w:cs="Times New Roman"/>
          <w:color w:val="auto"/>
        </w:rPr>
      </w:pPr>
      <w:r>
        <w:rPr>
          <w:rFonts w:ascii="Times New Roman" w:hAnsi="Times New Roman" w:cs="Times New Roman"/>
          <w:color w:val="auto"/>
        </w:rPr>
        <w:t xml:space="preserve">Exploring </w:t>
      </w:r>
      <w:r w:rsidR="00192FA3">
        <w:rPr>
          <w:rFonts w:ascii="Times New Roman" w:hAnsi="Times New Roman" w:cs="Times New Roman"/>
          <w:color w:val="auto"/>
        </w:rPr>
        <w:t>becoming a nonprofit from an LLC</w:t>
      </w:r>
      <w:r w:rsidR="0081153E">
        <w:rPr>
          <w:rFonts w:ascii="Times New Roman" w:hAnsi="Times New Roman" w:cs="Times New Roman"/>
          <w:color w:val="auto"/>
        </w:rPr>
        <w:t>. Lori was helpful in this process with detaile</w:t>
      </w:r>
      <w:r w:rsidR="0090244B">
        <w:rPr>
          <w:rFonts w:ascii="Times New Roman" w:hAnsi="Times New Roman" w:cs="Times New Roman"/>
          <w:color w:val="auto"/>
        </w:rPr>
        <w:t xml:space="preserve">d information about how </w:t>
      </w:r>
      <w:r w:rsidR="00321759">
        <w:rPr>
          <w:rFonts w:ascii="Times New Roman" w:hAnsi="Times New Roman" w:cs="Times New Roman"/>
          <w:color w:val="auto"/>
        </w:rPr>
        <w:t xml:space="preserve">make this transition. </w:t>
      </w:r>
    </w:p>
    <w:p w:rsidR="74FAC118" w:rsidP="001F27E8" w:rsidRDefault="5F57D3B1" w14:paraId="3CA14613" w14:textId="70AD00D1">
      <w:pPr>
        <w:pStyle w:val="Default"/>
        <w:numPr>
          <w:ilvl w:val="0"/>
          <w:numId w:val="8"/>
        </w:numPr>
        <w:rPr>
          <w:rFonts w:ascii="Times New Roman" w:hAnsi="Times New Roman" w:cs="Times New Roman"/>
          <w:color w:val="000000" w:themeColor="text1"/>
        </w:rPr>
      </w:pPr>
      <w:r w:rsidRPr="6CA58E40">
        <w:rPr>
          <w:rFonts w:ascii="Times New Roman" w:hAnsi="Times New Roman" w:cs="Times New Roman"/>
          <w:color w:val="000000" w:themeColor="text1"/>
        </w:rPr>
        <w:t>Lori was very helpful, specific and detailed</w:t>
      </w:r>
      <w:r w:rsidRPr="51947145">
        <w:rPr>
          <w:rFonts w:ascii="Times New Roman" w:hAnsi="Times New Roman" w:cs="Times New Roman"/>
          <w:color w:val="000000" w:themeColor="text1"/>
        </w:rPr>
        <w:t xml:space="preserve"> in what is needed to</w:t>
      </w:r>
      <w:r w:rsidRPr="52B39D28">
        <w:rPr>
          <w:rFonts w:ascii="Times New Roman" w:hAnsi="Times New Roman" w:cs="Times New Roman"/>
          <w:color w:val="000000" w:themeColor="text1"/>
        </w:rPr>
        <w:t xml:space="preserve"> be efficient in </w:t>
      </w:r>
      <w:r w:rsidRPr="23F305E8">
        <w:rPr>
          <w:rFonts w:ascii="Times New Roman" w:hAnsi="Times New Roman" w:cs="Times New Roman"/>
          <w:color w:val="000000" w:themeColor="text1"/>
        </w:rPr>
        <w:t>this space.</w:t>
      </w:r>
    </w:p>
    <w:p w:rsidR="6A592B73" w:rsidP="6A592B73" w:rsidRDefault="6A592B73" w14:paraId="58AF18CA" w14:textId="71F66EA3">
      <w:pPr>
        <w:pStyle w:val="Default"/>
        <w:rPr>
          <w:rFonts w:ascii="Times New Roman" w:hAnsi="Times New Roman" w:cs="Times New Roman"/>
          <w:color w:val="000000" w:themeColor="text1"/>
        </w:rPr>
      </w:pPr>
    </w:p>
    <w:p w:rsidR="005E4D6E" w:rsidP="005E4D6E" w:rsidRDefault="005E4D6E" w14:paraId="591ED1DD" w14:textId="77777777">
      <w:pPr>
        <w:pStyle w:val="Default"/>
        <w:numPr>
          <w:ilvl w:val="0"/>
          <w:numId w:val="6"/>
        </w:numPr>
        <w:rPr>
          <w:rFonts w:ascii="Times New Roman" w:hAnsi="Times New Roman" w:cs="Times New Roman"/>
          <w:color w:val="auto"/>
        </w:rPr>
      </w:pPr>
      <w:r w:rsidRPr="001F27E8">
        <w:rPr>
          <w:rFonts w:ascii="Times New Roman" w:hAnsi="Times New Roman" w:cs="Times New Roman"/>
          <w:b/>
          <w:bCs/>
          <w:color w:val="auto"/>
        </w:rPr>
        <w:t>Did we help you address the grant development needs we identified in our Intake Meeting</w:t>
      </w:r>
      <w:r>
        <w:rPr>
          <w:rFonts w:ascii="Times New Roman" w:hAnsi="Times New Roman" w:cs="Times New Roman"/>
          <w:color w:val="auto"/>
        </w:rPr>
        <w:t xml:space="preserve">? </w:t>
      </w:r>
    </w:p>
    <w:p w:rsidR="005E4D6E" w:rsidP="005E4D6E" w:rsidRDefault="005E4D6E" w14:paraId="0E65F264" w14:textId="77777777">
      <w:pPr>
        <w:pStyle w:val="Default"/>
        <w:ind w:left="1440"/>
        <w:rPr>
          <w:rFonts w:ascii="Times New Roman" w:hAnsi="Times New Roman" w:cs="Times New Roman"/>
          <w:color w:val="auto"/>
        </w:rPr>
      </w:pPr>
      <w:r w:rsidRPr="001F27E8">
        <w:rPr>
          <w:rFonts w:ascii="Times New Roman" w:hAnsi="Times New Roman" w:cs="Times New Roman"/>
          <w:b/>
          <w:bCs/>
          <w:color w:val="auto"/>
        </w:rPr>
        <w:t>If so, how</w:t>
      </w:r>
      <w:r>
        <w:rPr>
          <w:rFonts w:ascii="Times New Roman" w:hAnsi="Times New Roman" w:cs="Times New Roman"/>
          <w:color w:val="auto"/>
        </w:rPr>
        <w:t xml:space="preserve">? </w:t>
      </w:r>
    </w:p>
    <w:p w:rsidR="18E66C3E" w:rsidP="18E66C3E" w:rsidRDefault="18E66C3E" w14:paraId="1C7819E5" w14:textId="77D36660">
      <w:pPr>
        <w:pStyle w:val="Default"/>
        <w:ind w:left="1440"/>
        <w:rPr>
          <w:rFonts w:ascii="Times New Roman" w:hAnsi="Times New Roman" w:cs="Times New Roman"/>
          <w:color w:val="auto"/>
        </w:rPr>
      </w:pPr>
    </w:p>
    <w:p w:rsidR="58AE1B63" w:rsidP="5B2B797A" w:rsidRDefault="58AE1B63" w14:paraId="0D11E965" w14:textId="7824ED84">
      <w:pPr>
        <w:pStyle w:val="Default"/>
        <w:numPr>
          <w:ilvl w:val="0"/>
          <w:numId w:val="10"/>
        </w:numPr>
        <w:rPr>
          <w:rFonts w:ascii="Times New Roman" w:hAnsi="Times New Roman" w:cs="Times New Roman"/>
          <w:color w:val="auto"/>
        </w:rPr>
      </w:pPr>
      <w:bookmarkStart w:name="_Int_daXmCrwI" w:id="0"/>
      <w:r w:rsidRPr="3B89E912">
        <w:rPr>
          <w:rFonts w:ascii="Times New Roman" w:hAnsi="Times New Roman" w:cs="Times New Roman"/>
          <w:color w:val="auto"/>
        </w:rPr>
        <w:t>Very</w:t>
      </w:r>
      <w:bookmarkEnd w:id="0"/>
      <w:r w:rsidRPr="3B89E912">
        <w:rPr>
          <w:rFonts w:ascii="Times New Roman" w:hAnsi="Times New Roman" w:cs="Times New Roman"/>
          <w:color w:val="auto"/>
        </w:rPr>
        <w:t xml:space="preserve"> much more understanding on how to </w:t>
      </w:r>
      <w:r w:rsidRPr="5F48320E">
        <w:rPr>
          <w:rFonts w:ascii="Times New Roman" w:hAnsi="Times New Roman" w:cs="Times New Roman"/>
          <w:color w:val="auto"/>
        </w:rPr>
        <w:t xml:space="preserve">understand the grant </w:t>
      </w:r>
      <w:r w:rsidRPr="666BCE41">
        <w:rPr>
          <w:rFonts w:ascii="Times New Roman" w:hAnsi="Times New Roman" w:cs="Times New Roman"/>
          <w:color w:val="auto"/>
        </w:rPr>
        <w:t xml:space="preserve">seeking work. </w:t>
      </w:r>
    </w:p>
    <w:p w:rsidR="18E66C3E" w:rsidP="22E7E100" w:rsidRDefault="58AE1B63" w14:paraId="335D48D5" w14:textId="375030D6">
      <w:pPr>
        <w:pStyle w:val="Default"/>
        <w:numPr>
          <w:ilvl w:val="0"/>
          <w:numId w:val="10"/>
        </w:numPr>
        <w:rPr>
          <w:rFonts w:ascii="Times New Roman" w:hAnsi="Times New Roman" w:cs="Times New Roman"/>
          <w:color w:val="auto"/>
        </w:rPr>
      </w:pPr>
      <w:r w:rsidRPr="48B48646">
        <w:rPr>
          <w:rFonts w:ascii="Times New Roman" w:hAnsi="Times New Roman" w:cs="Times New Roman"/>
          <w:color w:val="auto"/>
        </w:rPr>
        <w:t xml:space="preserve">Has begun </w:t>
      </w:r>
      <w:r w:rsidRPr="01F00E9E">
        <w:rPr>
          <w:rFonts w:ascii="Times New Roman" w:hAnsi="Times New Roman" w:cs="Times New Roman"/>
          <w:color w:val="auto"/>
        </w:rPr>
        <w:t xml:space="preserve">building </w:t>
      </w:r>
      <w:r w:rsidRPr="27EAE056">
        <w:rPr>
          <w:rFonts w:ascii="Times New Roman" w:hAnsi="Times New Roman" w:cs="Times New Roman"/>
          <w:color w:val="auto"/>
        </w:rPr>
        <w:t xml:space="preserve">relationships with </w:t>
      </w:r>
      <w:r w:rsidRPr="4B3CF65D">
        <w:rPr>
          <w:rFonts w:ascii="Times New Roman" w:hAnsi="Times New Roman" w:cs="Times New Roman"/>
          <w:color w:val="auto"/>
        </w:rPr>
        <w:t>funders</w:t>
      </w:r>
      <w:r w:rsidRPr="36DC5234">
        <w:rPr>
          <w:rFonts w:ascii="Times New Roman" w:hAnsi="Times New Roman" w:cs="Times New Roman"/>
          <w:color w:val="auto"/>
        </w:rPr>
        <w:t>.</w:t>
      </w:r>
    </w:p>
    <w:p w:rsidR="005E4D6E" w:rsidP="005E4D6E" w:rsidRDefault="005E4D6E" w14:paraId="2F8D49A6" w14:textId="77777777">
      <w:pPr>
        <w:pStyle w:val="Default"/>
        <w:ind w:left="1440"/>
        <w:rPr>
          <w:rFonts w:ascii="Times New Roman" w:hAnsi="Times New Roman" w:cs="Times New Roman"/>
          <w:color w:val="auto"/>
        </w:rPr>
      </w:pPr>
    </w:p>
    <w:p w:rsidR="005E4D6E" w:rsidP="005E4D6E" w:rsidRDefault="005E4D6E" w14:paraId="5A4F2943" w14:textId="77777777">
      <w:pPr>
        <w:pStyle w:val="Default"/>
        <w:numPr>
          <w:ilvl w:val="0"/>
          <w:numId w:val="6"/>
        </w:numPr>
        <w:rPr>
          <w:rFonts w:ascii="Times New Roman" w:hAnsi="Times New Roman" w:cs="Times New Roman"/>
          <w:color w:val="auto"/>
        </w:rPr>
      </w:pPr>
      <w:r w:rsidRPr="00311BFC">
        <w:rPr>
          <w:rFonts w:ascii="Times New Roman" w:hAnsi="Times New Roman" w:cs="Times New Roman"/>
          <w:b/>
          <w:bCs/>
          <w:color w:val="auto"/>
        </w:rPr>
        <w:t>What activities and services provided by GrantCorps were most helpful to you and your organization</w:t>
      </w:r>
      <w:r>
        <w:rPr>
          <w:rFonts w:ascii="Times New Roman" w:hAnsi="Times New Roman" w:cs="Times New Roman"/>
          <w:color w:val="auto"/>
        </w:rPr>
        <w:t xml:space="preserve">? </w:t>
      </w:r>
    </w:p>
    <w:p w:rsidR="005E4D6E" w:rsidP="005E4D6E" w:rsidRDefault="005E4D6E" w14:paraId="29EEE5E1" w14:textId="77777777">
      <w:pPr>
        <w:pStyle w:val="Default"/>
        <w:ind w:left="1440"/>
        <w:rPr>
          <w:rFonts w:ascii="Times New Roman" w:hAnsi="Times New Roman" w:cs="Times New Roman"/>
          <w:color w:val="auto"/>
        </w:rPr>
      </w:pPr>
      <w:r w:rsidRPr="00311BFC">
        <w:rPr>
          <w:rFonts w:ascii="Times New Roman" w:hAnsi="Times New Roman" w:cs="Times New Roman"/>
          <w:b/>
          <w:bCs/>
          <w:color w:val="auto"/>
        </w:rPr>
        <w:t>Why</w:t>
      </w:r>
      <w:r>
        <w:rPr>
          <w:rFonts w:ascii="Times New Roman" w:hAnsi="Times New Roman" w:cs="Times New Roman"/>
          <w:color w:val="auto"/>
        </w:rPr>
        <w:t>?</w:t>
      </w:r>
    </w:p>
    <w:p w:rsidR="24099D94" w:rsidP="24099D94" w:rsidRDefault="24099D94" w14:paraId="5E300129" w14:textId="4F8BDC58">
      <w:pPr>
        <w:pStyle w:val="Default"/>
        <w:ind w:left="1440"/>
        <w:rPr>
          <w:rFonts w:ascii="Times New Roman" w:hAnsi="Times New Roman" w:cs="Times New Roman"/>
          <w:color w:val="auto"/>
        </w:rPr>
      </w:pPr>
    </w:p>
    <w:p w:rsidR="44B5889B" w:rsidP="44B5889B" w:rsidRDefault="2B639BBF" w14:paraId="4EC4A88C" w14:textId="116494A2">
      <w:pPr>
        <w:pStyle w:val="Default"/>
        <w:numPr>
          <w:ilvl w:val="0"/>
          <w:numId w:val="11"/>
        </w:numPr>
        <w:rPr>
          <w:rFonts w:ascii="Times New Roman" w:hAnsi="Times New Roman" w:cs="Times New Roman"/>
          <w:color w:val="auto"/>
        </w:rPr>
      </w:pPr>
      <w:r w:rsidRPr="08DAC5B0">
        <w:rPr>
          <w:rFonts w:ascii="Times New Roman" w:hAnsi="Times New Roman" w:cs="Times New Roman"/>
          <w:color w:val="auto"/>
        </w:rPr>
        <w:t xml:space="preserve">Lori would focus on </w:t>
      </w:r>
      <w:r w:rsidRPr="0BA59C05">
        <w:rPr>
          <w:rFonts w:ascii="Times New Roman" w:hAnsi="Times New Roman" w:cs="Times New Roman"/>
          <w:color w:val="auto"/>
        </w:rPr>
        <w:t xml:space="preserve">preparation. </w:t>
      </w:r>
      <w:r w:rsidRPr="7B7BA315">
        <w:rPr>
          <w:rFonts w:ascii="Times New Roman" w:hAnsi="Times New Roman" w:cs="Times New Roman"/>
          <w:color w:val="auto"/>
        </w:rPr>
        <w:t xml:space="preserve">Doing a Colorado Common Grant </w:t>
      </w:r>
      <w:r w:rsidRPr="3F0D712F">
        <w:rPr>
          <w:rFonts w:ascii="Times New Roman" w:hAnsi="Times New Roman" w:cs="Times New Roman"/>
          <w:color w:val="auto"/>
        </w:rPr>
        <w:t xml:space="preserve">Narrative prepared </w:t>
      </w:r>
      <w:r w:rsidRPr="5DCB4B86">
        <w:rPr>
          <w:rFonts w:ascii="Times New Roman" w:hAnsi="Times New Roman" w:cs="Times New Roman"/>
          <w:color w:val="auto"/>
        </w:rPr>
        <w:t xml:space="preserve">and gave answers </w:t>
      </w:r>
      <w:r w:rsidRPr="610254D0">
        <w:rPr>
          <w:rFonts w:ascii="Times New Roman" w:hAnsi="Times New Roman" w:cs="Times New Roman"/>
          <w:color w:val="auto"/>
        </w:rPr>
        <w:t xml:space="preserve">for other grant </w:t>
      </w:r>
      <w:r w:rsidRPr="4B3D8DD5">
        <w:rPr>
          <w:rFonts w:ascii="Times New Roman" w:hAnsi="Times New Roman" w:cs="Times New Roman"/>
          <w:color w:val="auto"/>
        </w:rPr>
        <w:t>applications.</w:t>
      </w:r>
    </w:p>
    <w:p w:rsidR="00F17746" w:rsidP="44B5889B" w:rsidRDefault="00F17746" w14:paraId="563C8F3C" w14:textId="05EE7FC9">
      <w:pPr>
        <w:pStyle w:val="Default"/>
        <w:numPr>
          <w:ilvl w:val="0"/>
          <w:numId w:val="11"/>
        </w:numPr>
        <w:rPr>
          <w:rFonts w:ascii="Times New Roman" w:hAnsi="Times New Roman" w:cs="Times New Roman"/>
          <w:color w:val="auto"/>
        </w:rPr>
      </w:pPr>
      <w:r>
        <w:rPr>
          <w:rFonts w:ascii="Times New Roman" w:hAnsi="Times New Roman" w:cs="Times New Roman"/>
          <w:color w:val="auto"/>
        </w:rPr>
        <w:t>Breaking down grant application guidelines – question by question</w:t>
      </w:r>
      <w:r w:rsidR="00441C21">
        <w:rPr>
          <w:rFonts w:ascii="Times New Roman" w:hAnsi="Times New Roman" w:cs="Times New Roman"/>
          <w:color w:val="auto"/>
        </w:rPr>
        <w:t xml:space="preserve"> </w:t>
      </w:r>
      <w:r>
        <w:rPr>
          <w:rFonts w:ascii="Times New Roman" w:hAnsi="Times New Roman" w:cs="Times New Roman"/>
          <w:color w:val="auto"/>
        </w:rPr>
        <w:t xml:space="preserve">and explaining what grant makers are looking for. </w:t>
      </w:r>
    </w:p>
    <w:p w:rsidR="00311BFC" w:rsidP="44B5889B" w:rsidRDefault="00311BFC" w14:paraId="48EC5BD4" w14:textId="49082469">
      <w:pPr>
        <w:pStyle w:val="Default"/>
        <w:numPr>
          <w:ilvl w:val="0"/>
          <w:numId w:val="11"/>
        </w:numPr>
        <w:rPr>
          <w:rFonts w:ascii="Times New Roman" w:hAnsi="Times New Roman" w:cs="Times New Roman"/>
          <w:color w:val="auto"/>
        </w:rPr>
      </w:pPr>
      <w:r>
        <w:rPr>
          <w:rFonts w:ascii="Times New Roman" w:hAnsi="Times New Roman" w:cs="Times New Roman"/>
          <w:color w:val="auto"/>
        </w:rPr>
        <w:t xml:space="preserve">The language in grant-making was new to Aspen, and so having someone who could help explain </w:t>
      </w:r>
      <w:r w:rsidR="00F47828">
        <w:rPr>
          <w:rFonts w:ascii="Times New Roman" w:hAnsi="Times New Roman" w:cs="Times New Roman"/>
          <w:color w:val="auto"/>
        </w:rPr>
        <w:t>this was helpful!</w:t>
      </w:r>
    </w:p>
    <w:p w:rsidR="26C39615" w:rsidP="1365F57F" w:rsidRDefault="00FC673E" w14:paraId="640F6C29" w14:textId="00D7634C">
      <w:pPr>
        <w:pStyle w:val="Default"/>
        <w:numPr>
          <w:ilvl w:val="0"/>
          <w:numId w:val="11"/>
        </w:numPr>
        <w:rPr>
          <w:rFonts w:ascii="Times New Roman" w:hAnsi="Times New Roman" w:cs="Times New Roman"/>
          <w:color w:val="000000" w:themeColor="text1"/>
        </w:rPr>
      </w:pPr>
      <w:r>
        <w:rPr>
          <w:rFonts w:ascii="Times New Roman" w:hAnsi="Times New Roman" w:cs="Times New Roman"/>
          <w:color w:val="auto"/>
        </w:rPr>
        <w:t xml:space="preserve">Became a NEW subscriber to the CGG during </w:t>
      </w:r>
      <w:r w:rsidR="008A0FD0">
        <w:rPr>
          <w:rFonts w:ascii="Times New Roman" w:hAnsi="Times New Roman" w:cs="Times New Roman"/>
          <w:color w:val="auto"/>
        </w:rPr>
        <w:t xml:space="preserve">her </w:t>
      </w:r>
      <w:r w:rsidR="00D83661">
        <w:rPr>
          <w:rFonts w:ascii="Times New Roman" w:hAnsi="Times New Roman" w:cs="Times New Roman"/>
          <w:color w:val="auto"/>
        </w:rPr>
        <w:t xml:space="preserve">consultation. </w:t>
      </w:r>
      <w:r w:rsidRPr="26ABCD80" w:rsidR="26C39615">
        <w:rPr>
          <w:rFonts w:ascii="Times New Roman" w:hAnsi="Times New Roman" w:cs="Times New Roman"/>
          <w:color w:val="auto"/>
        </w:rPr>
        <w:t xml:space="preserve">Love the Colorado Grants Guide as a </w:t>
      </w:r>
      <w:r w:rsidRPr="2976A3D5" w:rsidR="26C39615">
        <w:rPr>
          <w:rFonts w:ascii="Times New Roman" w:hAnsi="Times New Roman" w:cs="Times New Roman"/>
          <w:color w:val="auto"/>
        </w:rPr>
        <w:t>resource</w:t>
      </w:r>
      <w:r w:rsidR="00D83661">
        <w:rPr>
          <w:rFonts w:ascii="Times New Roman" w:hAnsi="Times New Roman" w:cs="Times New Roman"/>
          <w:color w:val="auto"/>
        </w:rPr>
        <w:t>.</w:t>
      </w:r>
    </w:p>
    <w:p w:rsidR="005E4D6E" w:rsidP="00F47828" w:rsidRDefault="005E4D6E" w14:paraId="4CF5A9DA" w14:textId="77777777">
      <w:pPr>
        <w:pStyle w:val="Default"/>
        <w:rPr>
          <w:rFonts w:ascii="Times New Roman" w:hAnsi="Times New Roman" w:cs="Times New Roman"/>
          <w:color w:val="auto"/>
        </w:rPr>
      </w:pPr>
    </w:p>
    <w:p w:rsidRPr="00C6646C" w:rsidR="005E4D6E" w:rsidP="08762B6A" w:rsidRDefault="005E4D6E" w14:paraId="1D191729" w14:textId="6D0383D8">
      <w:pPr>
        <w:pStyle w:val="Default"/>
        <w:numPr>
          <w:ilvl w:val="0"/>
          <w:numId w:val="6"/>
        </w:numPr>
        <w:ind/>
        <w:rPr>
          <w:rFonts w:ascii="Times New Roman" w:hAnsi="Times New Roman" w:cs="Times New Roman"/>
          <w:b w:val="1"/>
          <w:bCs w:val="1"/>
          <w:color w:val="auto"/>
        </w:rPr>
      </w:pPr>
      <w:r w:rsidRPr="08762B6A" w:rsidR="463B012D">
        <w:rPr>
          <w:rFonts w:ascii="Times New Roman" w:hAnsi="Times New Roman" w:cs="Times New Roman"/>
          <w:b w:val="1"/>
          <w:bCs w:val="1"/>
          <w:color w:val="auto"/>
        </w:rPr>
        <w:t>Did you apply for any NEW grants as a result of the program</w:t>
      </w:r>
      <w:r w:rsidRPr="08762B6A" w:rsidR="463B012D">
        <w:rPr>
          <w:rFonts w:ascii="Times New Roman" w:hAnsi="Times New Roman" w:cs="Times New Roman"/>
          <w:color w:val="auto"/>
        </w:rPr>
        <w:t>?</w:t>
      </w:r>
      <w:r w:rsidRPr="08762B6A" w:rsidR="463B012D">
        <w:rPr>
          <w:rFonts w:ascii="Times New Roman" w:hAnsi="Times New Roman" w:cs="Times New Roman"/>
          <w:color w:val="auto"/>
        </w:rPr>
        <w:t xml:space="preserve"> </w:t>
      </w:r>
      <w:r w:rsidRPr="08762B6A" w:rsidR="463B012D">
        <w:rPr>
          <w:rFonts w:ascii="Times New Roman" w:hAnsi="Times New Roman" w:cs="Times New Roman"/>
          <w:b w:val="1"/>
          <w:bCs w:val="1"/>
          <w:color w:val="auto"/>
        </w:rPr>
        <w:t xml:space="preserve">If so, which ones? </w:t>
      </w:r>
    </w:p>
    <w:p w:rsidRPr="00C6646C" w:rsidR="005E4D6E" w:rsidP="005E4D6E" w:rsidRDefault="005E4D6E" w14:paraId="669A4593" w14:textId="77777777">
      <w:pPr>
        <w:pStyle w:val="Default"/>
        <w:ind w:left="720" w:firstLine="720"/>
        <w:rPr>
          <w:rFonts w:ascii="Times New Roman" w:hAnsi="Times New Roman" w:cs="Times New Roman"/>
          <w:b/>
          <w:bCs/>
          <w:color w:val="auto"/>
        </w:rPr>
      </w:pPr>
      <w:r w:rsidRPr="00C6646C">
        <w:rPr>
          <w:rFonts w:ascii="Times New Roman" w:hAnsi="Times New Roman" w:cs="Times New Roman"/>
          <w:b/>
          <w:bCs/>
          <w:color w:val="auto"/>
        </w:rPr>
        <w:t>What were the $ amounts requested?</w:t>
      </w:r>
    </w:p>
    <w:p w:rsidRPr="00C6646C" w:rsidR="005E4D6E" w:rsidP="005E4D6E" w:rsidRDefault="005E4D6E" w14:paraId="476C15C2" w14:textId="77777777">
      <w:pPr>
        <w:pStyle w:val="Default"/>
        <w:ind w:left="720" w:firstLine="720"/>
        <w:rPr>
          <w:rFonts w:ascii="Times New Roman" w:hAnsi="Times New Roman" w:cs="Times New Roman"/>
          <w:b/>
          <w:bCs/>
          <w:color w:val="auto"/>
        </w:rPr>
      </w:pPr>
      <w:r w:rsidRPr="00C6646C">
        <w:rPr>
          <w:rFonts w:ascii="Times New Roman" w:hAnsi="Times New Roman" w:cs="Times New Roman"/>
          <w:b/>
          <w:bCs/>
          <w:color w:val="auto"/>
        </w:rPr>
        <w:t>Have any of these grants been awarded?</w:t>
      </w:r>
    </w:p>
    <w:p w:rsidRPr="00A5699D" w:rsidR="005E4D6E" w:rsidP="005E4D6E" w:rsidRDefault="005E4D6E" w14:paraId="188B88E6" w14:textId="77777777">
      <w:pPr>
        <w:pStyle w:val="Default"/>
        <w:ind w:left="1440"/>
        <w:rPr>
          <w:rFonts w:ascii="Times New Roman" w:hAnsi="Times New Roman" w:cs="Times New Roman"/>
          <w:color w:val="auto"/>
        </w:rPr>
      </w:pPr>
    </w:p>
    <w:p w:rsidRPr="00554285" w:rsidR="005E4D6E" w:rsidP="005E4D6E" w:rsidRDefault="005E4D6E" w14:paraId="3C0F95BA" w14:textId="77777777">
      <w:pPr>
        <w:pStyle w:val="ListParagraph"/>
        <w:numPr>
          <w:ilvl w:val="0"/>
          <w:numId w:val="6"/>
        </w:numPr>
        <w:spacing w:after="0" w:line="240" w:lineRule="auto"/>
        <w:rPr>
          <w:rFonts w:ascii="Times New Roman" w:hAnsi="Times New Roman" w:cs="Times New Roman"/>
          <w:sz w:val="24"/>
          <w:szCs w:val="24"/>
        </w:rPr>
      </w:pPr>
      <w:r w:rsidRPr="00C6646C">
        <w:rPr>
          <w:rFonts w:ascii="Times New Roman" w:hAnsi="Times New Roman" w:cs="Times New Roman"/>
          <w:b/>
          <w:bCs/>
          <w:sz w:val="24"/>
          <w:szCs w:val="24"/>
        </w:rPr>
        <w:t>How can we improve the program</w:t>
      </w:r>
      <w:r w:rsidRPr="00554285">
        <w:rPr>
          <w:rFonts w:ascii="Times New Roman" w:hAnsi="Times New Roman" w:cs="Times New Roman"/>
          <w:sz w:val="24"/>
          <w:szCs w:val="24"/>
        </w:rPr>
        <w:t>?</w:t>
      </w:r>
    </w:p>
    <w:p w:rsidR="0C6DC23C" w:rsidP="0C6DC23C" w:rsidRDefault="0C6DC23C" w14:paraId="1F2AD622" w14:textId="4620AE0B">
      <w:pPr>
        <w:spacing w:after="0" w:line="240" w:lineRule="auto"/>
        <w:rPr>
          <w:rFonts w:ascii="Times New Roman" w:hAnsi="Times New Roman" w:cs="Times New Roman"/>
          <w:sz w:val="24"/>
          <w:szCs w:val="24"/>
        </w:rPr>
      </w:pPr>
    </w:p>
    <w:p w:rsidR="06869A1B" w:rsidP="0DC72C5F" w:rsidRDefault="06869A1B" w14:paraId="7929CF00" w14:textId="30D790B4">
      <w:pPr>
        <w:pStyle w:val="ListParagraph"/>
        <w:numPr>
          <w:ilvl w:val="0"/>
          <w:numId w:val="13"/>
        </w:numPr>
        <w:spacing w:after="0" w:line="240" w:lineRule="auto"/>
        <w:rPr>
          <w:rFonts w:ascii="Times New Roman" w:hAnsi="Times New Roman" w:cs="Times New Roman"/>
          <w:sz w:val="24"/>
          <w:szCs w:val="24"/>
        </w:rPr>
      </w:pPr>
      <w:r w:rsidRPr="0C6DC23C">
        <w:rPr>
          <w:rFonts w:ascii="Times New Roman" w:hAnsi="Times New Roman" w:cs="Times New Roman"/>
          <w:sz w:val="24"/>
          <w:szCs w:val="24"/>
        </w:rPr>
        <w:t xml:space="preserve">Be more well known. Utilize the clients that know us to </w:t>
      </w:r>
      <w:r w:rsidRPr="0DC72C5F">
        <w:rPr>
          <w:rFonts w:ascii="Times New Roman" w:hAnsi="Times New Roman" w:cs="Times New Roman"/>
          <w:sz w:val="24"/>
          <w:szCs w:val="24"/>
        </w:rPr>
        <w:t>spread the word.</w:t>
      </w:r>
      <w:r w:rsidRPr="5D642FE0" w:rsidR="2649804F">
        <w:rPr>
          <w:rFonts w:ascii="Times New Roman" w:hAnsi="Times New Roman" w:cs="Times New Roman"/>
          <w:sz w:val="24"/>
          <w:szCs w:val="24"/>
        </w:rPr>
        <w:t xml:space="preserve"> </w:t>
      </w:r>
      <w:r w:rsidRPr="6FFD79A1" w:rsidR="2649804F">
        <w:rPr>
          <w:rFonts w:ascii="Times New Roman" w:hAnsi="Times New Roman" w:cs="Times New Roman"/>
          <w:sz w:val="24"/>
          <w:szCs w:val="24"/>
        </w:rPr>
        <w:t>Get the message out there.</w:t>
      </w:r>
    </w:p>
    <w:p w:rsidR="005E4D6E" w:rsidP="005E4D6E" w:rsidRDefault="005E4D6E" w14:paraId="3CEFE6EC" w14:textId="77777777">
      <w:pPr>
        <w:spacing w:after="0" w:line="240" w:lineRule="auto"/>
        <w:ind w:left="360"/>
        <w:rPr>
          <w:rFonts w:ascii="Times New Roman" w:hAnsi="Times New Roman" w:cs="Times New Roman"/>
          <w:sz w:val="24"/>
          <w:szCs w:val="24"/>
        </w:rPr>
      </w:pPr>
    </w:p>
    <w:p w:rsidRPr="00F83708" w:rsidR="005E4D6E" w:rsidP="005E4D6E" w:rsidRDefault="005E4D6E" w14:paraId="5A7ACA38" w14:textId="77777777">
      <w:pPr>
        <w:spacing w:after="0" w:line="240" w:lineRule="auto"/>
        <w:ind w:left="360"/>
        <w:rPr>
          <w:rFonts w:ascii="Times New Roman" w:hAnsi="Times New Roman" w:cs="Times New Roman"/>
          <w:sz w:val="24"/>
          <w:szCs w:val="24"/>
        </w:rPr>
      </w:pPr>
      <w:r w:rsidRPr="00C6646C">
        <w:rPr>
          <w:rFonts w:ascii="Times New Roman" w:hAnsi="Times New Roman" w:cs="Times New Roman"/>
          <w:b/>
          <w:bCs/>
          <w:sz w:val="24"/>
          <w:szCs w:val="24"/>
        </w:rPr>
        <w:t>Anything else you would like us to know</w:t>
      </w:r>
      <w:r w:rsidRPr="00F83708">
        <w:rPr>
          <w:rFonts w:ascii="Times New Roman" w:hAnsi="Times New Roman" w:cs="Times New Roman"/>
          <w:sz w:val="24"/>
          <w:szCs w:val="24"/>
        </w:rPr>
        <w:t>?</w:t>
      </w:r>
    </w:p>
    <w:p w:rsidRPr="00CB6A28" w:rsidR="00A5699D" w:rsidP="005E4D6E" w:rsidRDefault="00A5699D" w14:paraId="3A98888D" w14:textId="53814CEB">
      <w:pPr>
        <w:pStyle w:val="Default"/>
        <w:ind w:left="720"/>
        <w:rPr>
          <w:rFonts w:ascii="Times New Roman" w:hAnsi="Times New Roman" w:cs="Times New Roman"/>
        </w:rPr>
      </w:pPr>
    </w:p>
    <w:p w:rsidR="0E6D9F7D" w:rsidP="658352D3" w:rsidRDefault="0E6D9F7D" w14:paraId="1EFE55AA" w14:textId="32CE9FE3">
      <w:pPr>
        <w:pStyle w:val="Default"/>
        <w:numPr>
          <w:ilvl w:val="0"/>
          <w:numId w:val="12"/>
        </w:numPr>
        <w:rPr>
          <w:rFonts w:ascii="Times New Roman" w:hAnsi="Times New Roman" w:cs="Times New Roman"/>
        </w:rPr>
      </w:pPr>
      <w:r w:rsidRPr="08BE06E6">
        <w:rPr>
          <w:rFonts w:ascii="Times New Roman" w:hAnsi="Times New Roman" w:cs="Times New Roman"/>
        </w:rPr>
        <w:t xml:space="preserve">Hearing that the </w:t>
      </w:r>
      <w:r w:rsidRPr="15BA77A8">
        <w:rPr>
          <w:rFonts w:ascii="Times New Roman" w:hAnsi="Times New Roman" w:cs="Times New Roman"/>
        </w:rPr>
        <w:t xml:space="preserve">biggest </w:t>
      </w:r>
      <w:r w:rsidRPr="18F180F2">
        <w:rPr>
          <w:rFonts w:ascii="Times New Roman" w:hAnsi="Times New Roman" w:cs="Times New Roman"/>
        </w:rPr>
        <w:t xml:space="preserve">challenge </w:t>
      </w:r>
      <w:r w:rsidRPr="7DDDD345">
        <w:rPr>
          <w:rFonts w:ascii="Times New Roman" w:hAnsi="Times New Roman" w:cs="Times New Roman"/>
        </w:rPr>
        <w:t xml:space="preserve">in the </w:t>
      </w:r>
      <w:r w:rsidRPr="24D3258C">
        <w:rPr>
          <w:rFonts w:ascii="Times New Roman" w:hAnsi="Times New Roman" w:cs="Times New Roman"/>
        </w:rPr>
        <w:t>community is getting grants.</w:t>
      </w:r>
      <w:r w:rsidR="008F2584">
        <w:rPr>
          <w:rFonts w:ascii="Times New Roman" w:hAnsi="Times New Roman" w:cs="Times New Roman"/>
        </w:rPr>
        <w:t xml:space="preserve"> She is sharing the Grants Guide with organizations in her community. </w:t>
      </w:r>
    </w:p>
    <w:p w:rsidR="00A5699D" w:rsidP="008F2584" w:rsidRDefault="008F2584" w14:paraId="661D6181" w14:textId="40B13718">
      <w:pPr>
        <w:pStyle w:val="Default"/>
        <w:numPr>
          <w:ilvl w:val="1"/>
          <w:numId w:val="12"/>
        </w:numPr>
        <w:rPr>
          <w:rFonts w:ascii="Times New Roman" w:hAnsi="Times New Roman" w:cs="Times New Roman"/>
          <w:color w:val="000000" w:themeColor="text1"/>
        </w:rPr>
      </w:pPr>
      <w:r w:rsidRPr="2327DFC1">
        <w:rPr>
          <w:rFonts w:ascii="Times New Roman" w:hAnsi="Times New Roman" w:cs="Times New Roman"/>
          <w:color w:val="000000" w:themeColor="text1"/>
        </w:rPr>
        <w:t>As</w:t>
      </w:r>
      <w:r>
        <w:rPr>
          <w:rFonts w:ascii="Times New Roman" w:hAnsi="Times New Roman" w:cs="Times New Roman"/>
          <w:color w:val="000000" w:themeColor="text1"/>
        </w:rPr>
        <w:t xml:space="preserve"> a result of participating in the program, she feels better a</w:t>
      </w:r>
      <w:r w:rsidRPr="658352D3" w:rsidR="0E6D9F7D">
        <w:rPr>
          <w:rFonts w:ascii="Times New Roman" w:hAnsi="Times New Roman" w:cs="Times New Roman"/>
          <w:color w:val="000000" w:themeColor="text1"/>
        </w:rPr>
        <w:t xml:space="preserve">ble to </w:t>
      </w:r>
      <w:r w:rsidRPr="7A96EFEA" w:rsidR="0E6D9F7D">
        <w:rPr>
          <w:rFonts w:ascii="Times New Roman" w:hAnsi="Times New Roman" w:cs="Times New Roman"/>
          <w:color w:val="000000" w:themeColor="text1"/>
        </w:rPr>
        <w:t xml:space="preserve">recommend </w:t>
      </w:r>
      <w:r w:rsidRPr="30C2AAFE" w:rsidR="0E6D9F7D">
        <w:rPr>
          <w:rFonts w:ascii="Times New Roman" w:hAnsi="Times New Roman" w:cs="Times New Roman"/>
          <w:color w:val="000000" w:themeColor="text1"/>
        </w:rPr>
        <w:t>steps and teach</w:t>
      </w:r>
      <w:r w:rsidRPr="1AFDE403" w:rsidR="0E6D9F7D">
        <w:rPr>
          <w:rFonts w:ascii="Times New Roman" w:hAnsi="Times New Roman" w:cs="Times New Roman"/>
          <w:color w:val="000000" w:themeColor="text1"/>
        </w:rPr>
        <w:t xml:space="preserve"> other community </w:t>
      </w:r>
      <w:r w:rsidRPr="1D3A6CBF" w:rsidR="0E6D9F7D">
        <w:rPr>
          <w:rFonts w:ascii="Times New Roman" w:hAnsi="Times New Roman" w:cs="Times New Roman"/>
          <w:color w:val="000000" w:themeColor="text1"/>
        </w:rPr>
        <w:t>organizers</w:t>
      </w:r>
      <w:ins w:author="Microsoft Word" w:date="2024-02-14T11:52:00Z" w:id="1">
        <w:r>
          <w:rPr>
            <w:rFonts w:ascii="Times New Roman" w:hAnsi="Times New Roman" w:cs="Times New Roman"/>
            <w:color w:val="000000" w:themeColor="text1"/>
          </w:rPr>
          <w:t>.</w:t>
        </w:r>
      </w:ins>
    </w:p>
    <w:p w:rsidR="38A027E9" w:rsidP="6CB926F7" w:rsidRDefault="38A027E9" w14:paraId="02BCCD1D" w14:textId="1B282C31">
      <w:pPr>
        <w:pStyle w:val="Default"/>
        <w:rPr>
          <w:rFonts w:ascii="Times New Roman" w:hAnsi="Times New Roman" w:cs="Times New Roman"/>
          <w:color w:val="000000" w:themeColor="text1"/>
        </w:rPr>
      </w:pPr>
    </w:p>
    <w:p w:rsidR="002A6033" w:rsidP="3F5CE55A" w:rsidRDefault="002A6033" w14:paraId="1D9A86D7" w14:textId="6FE1DA08">
      <w:pPr>
        <w:pStyle w:val="Default"/>
        <w:numPr>
          <w:ilvl w:val="0"/>
          <w:numId w:val="12"/>
        </w:numPr>
        <w:rPr>
          <w:rFonts w:ascii="Times New Roman" w:hAnsi="Times New Roman" w:cs="Times New Roman"/>
          <w:color w:val="000000" w:themeColor="text1"/>
        </w:rPr>
      </w:pPr>
      <w:r>
        <w:rPr>
          <w:rFonts w:ascii="Times New Roman" w:hAnsi="Times New Roman" w:cs="Times New Roman"/>
          <w:color w:val="000000" w:themeColor="text1"/>
        </w:rPr>
        <w:t>“</w:t>
      </w:r>
      <w:r w:rsidRPr="002A6033">
        <w:rPr>
          <w:rFonts w:ascii="Times New Roman" w:hAnsi="Times New Roman" w:cs="Times New Roman"/>
          <w:i/>
          <w:iCs/>
          <w:color w:val="000000" w:themeColor="text1"/>
        </w:rPr>
        <w:t>I am a lot more confident tha</w:t>
      </w:r>
      <w:r w:rsidR="009C4795">
        <w:rPr>
          <w:rFonts w:ascii="Times New Roman" w:hAnsi="Times New Roman" w:cs="Times New Roman"/>
          <w:i/>
          <w:iCs/>
          <w:color w:val="000000" w:themeColor="text1"/>
        </w:rPr>
        <w:t>n</w:t>
      </w:r>
      <w:r w:rsidRPr="002A6033">
        <w:rPr>
          <w:rFonts w:ascii="Times New Roman" w:hAnsi="Times New Roman" w:cs="Times New Roman"/>
          <w:i/>
          <w:iCs/>
          <w:color w:val="000000" w:themeColor="text1"/>
        </w:rPr>
        <w:t xml:space="preserve"> I have been in applying for grants after working with GrantCorps</w:t>
      </w:r>
      <w:r>
        <w:rPr>
          <w:rFonts w:ascii="Times New Roman" w:hAnsi="Times New Roman" w:cs="Times New Roman"/>
          <w:color w:val="000000" w:themeColor="text1"/>
        </w:rPr>
        <w:t xml:space="preserve">.”  </w:t>
      </w:r>
    </w:p>
    <w:p w:rsidR="00CC00D4" w:rsidP="3F5CE55A" w:rsidRDefault="004E08B1" w14:paraId="7B9E2A1D" w14:textId="41CAD0DE">
      <w:pPr>
        <w:pStyle w:val="Default"/>
        <w:numPr>
          <w:ilvl w:val="0"/>
          <w:numId w:val="12"/>
        </w:numPr>
        <w:rPr>
          <w:rFonts w:ascii="Times New Roman" w:hAnsi="Times New Roman" w:cs="Times New Roman"/>
          <w:color w:val="000000" w:themeColor="text1"/>
        </w:rPr>
      </w:pPr>
      <w:r>
        <w:rPr>
          <w:rFonts w:ascii="Times New Roman" w:hAnsi="Times New Roman" w:cs="Times New Roman"/>
          <w:color w:val="000000" w:themeColor="text1"/>
        </w:rPr>
        <w:t xml:space="preserve">People don’t know where to go and what is available. </w:t>
      </w:r>
      <w:r w:rsidR="007C7CFC">
        <w:rPr>
          <w:rFonts w:ascii="Times New Roman" w:hAnsi="Times New Roman" w:cs="Times New Roman"/>
          <w:color w:val="000000" w:themeColor="text1"/>
        </w:rPr>
        <w:t xml:space="preserve">CRC and GrantCorps helped </w:t>
      </w:r>
      <w:r w:rsidR="0084448E">
        <w:rPr>
          <w:rFonts w:ascii="Times New Roman" w:hAnsi="Times New Roman" w:cs="Times New Roman"/>
          <w:color w:val="000000" w:themeColor="text1"/>
        </w:rPr>
        <w:t>provi</w:t>
      </w:r>
      <w:r w:rsidR="00FD17F4">
        <w:rPr>
          <w:rFonts w:ascii="Times New Roman" w:hAnsi="Times New Roman" w:cs="Times New Roman"/>
          <w:color w:val="000000" w:themeColor="text1"/>
        </w:rPr>
        <w:t xml:space="preserve">de her with new information and resources. </w:t>
      </w:r>
    </w:p>
    <w:p w:rsidR="00CC00D4" w:rsidP="3F5CE55A" w:rsidRDefault="7F5ACE84" w14:paraId="6E7D4ED5" w14:textId="185AB528">
      <w:pPr>
        <w:pStyle w:val="Default"/>
        <w:numPr>
          <w:ilvl w:val="0"/>
          <w:numId w:val="12"/>
        </w:numPr>
        <w:rPr>
          <w:rFonts w:ascii="Times New Roman" w:hAnsi="Times New Roman" w:cs="Times New Roman"/>
          <w:color w:val="000000" w:themeColor="text1"/>
        </w:rPr>
      </w:pPr>
      <w:r w:rsidRPr="20CF9555">
        <w:rPr>
          <w:rFonts w:ascii="Times New Roman" w:hAnsi="Times New Roman" w:cs="Times New Roman"/>
          <w:color w:val="000000" w:themeColor="text1"/>
        </w:rPr>
        <w:t xml:space="preserve">Before the program, writing grants </w:t>
      </w:r>
      <w:r w:rsidRPr="24069E9F">
        <w:rPr>
          <w:rFonts w:ascii="Times New Roman" w:hAnsi="Times New Roman" w:cs="Times New Roman"/>
          <w:color w:val="000000" w:themeColor="text1"/>
        </w:rPr>
        <w:t xml:space="preserve">seemed as hard </w:t>
      </w:r>
      <w:r w:rsidRPr="2DF0B16C">
        <w:rPr>
          <w:rFonts w:ascii="Times New Roman" w:hAnsi="Times New Roman" w:cs="Times New Roman"/>
          <w:color w:val="000000" w:themeColor="text1"/>
        </w:rPr>
        <w:t xml:space="preserve">as biology or </w:t>
      </w:r>
      <w:r w:rsidRPr="359E3B7D">
        <w:rPr>
          <w:rFonts w:ascii="Times New Roman" w:hAnsi="Times New Roman" w:cs="Times New Roman"/>
          <w:color w:val="000000" w:themeColor="text1"/>
        </w:rPr>
        <w:t>math.</w:t>
      </w:r>
      <w:r w:rsidRPr="2290110B">
        <w:rPr>
          <w:rFonts w:ascii="Times New Roman" w:hAnsi="Times New Roman" w:cs="Times New Roman"/>
          <w:color w:val="000000" w:themeColor="text1"/>
        </w:rPr>
        <w:t xml:space="preserve"> </w:t>
      </w:r>
      <w:r w:rsidRPr="45E22712">
        <w:rPr>
          <w:rFonts w:ascii="Times New Roman" w:hAnsi="Times New Roman" w:cs="Times New Roman"/>
          <w:color w:val="000000" w:themeColor="text1"/>
        </w:rPr>
        <w:t>She didn’t even want</w:t>
      </w:r>
      <w:r w:rsidRPr="67CD8996">
        <w:rPr>
          <w:rFonts w:ascii="Times New Roman" w:hAnsi="Times New Roman" w:cs="Times New Roman"/>
          <w:color w:val="000000" w:themeColor="text1"/>
        </w:rPr>
        <w:t xml:space="preserve"> to </w:t>
      </w:r>
      <w:r w:rsidRPr="4673055C">
        <w:rPr>
          <w:rFonts w:ascii="Times New Roman" w:hAnsi="Times New Roman" w:cs="Times New Roman"/>
          <w:color w:val="000000" w:themeColor="text1"/>
        </w:rPr>
        <w:t>try.</w:t>
      </w:r>
    </w:p>
    <w:sectPr w:rsidR="00CC00D4">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D5E59" w:rsidP="003F2580" w:rsidRDefault="00BD5E59" w14:paraId="18D31418" w14:textId="77777777">
      <w:pPr>
        <w:spacing w:after="0" w:line="240" w:lineRule="auto"/>
      </w:pPr>
      <w:r>
        <w:separator/>
      </w:r>
    </w:p>
  </w:endnote>
  <w:endnote w:type="continuationSeparator" w:id="0">
    <w:p w:rsidR="00BD5E59" w:rsidP="003F2580" w:rsidRDefault="00BD5E59" w14:paraId="1D44C321" w14:textId="77777777">
      <w:pPr>
        <w:spacing w:after="0" w:line="240" w:lineRule="auto"/>
      </w:pPr>
      <w:r>
        <w:continuationSeparator/>
      </w:r>
    </w:p>
  </w:endnote>
  <w:endnote w:type="continuationNotice" w:id="1">
    <w:p w:rsidR="00356790" w:rsidRDefault="00356790" w14:paraId="4BC8A99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D5E59" w:rsidP="003F2580" w:rsidRDefault="00BD5E59" w14:paraId="486A6676" w14:textId="77777777">
      <w:pPr>
        <w:spacing w:after="0" w:line="240" w:lineRule="auto"/>
      </w:pPr>
      <w:r>
        <w:separator/>
      </w:r>
    </w:p>
  </w:footnote>
  <w:footnote w:type="continuationSeparator" w:id="0">
    <w:p w:rsidR="00BD5E59" w:rsidP="003F2580" w:rsidRDefault="00BD5E59" w14:paraId="00784D3B" w14:textId="77777777">
      <w:pPr>
        <w:spacing w:after="0" w:line="240" w:lineRule="auto"/>
      </w:pPr>
      <w:r>
        <w:continuationSeparator/>
      </w:r>
    </w:p>
  </w:footnote>
  <w:footnote w:type="continuationNotice" w:id="1">
    <w:p w:rsidR="00356790" w:rsidRDefault="00356790" w14:paraId="47BAE895"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daXmCrwI" int2:invalidationBookmarkName="" int2:hashCode="I84MBhCP3SmoZF" int2:id="YzGLEp2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58F5D"/>
    <w:multiLevelType w:val="hybridMultilevel"/>
    <w:tmpl w:val="FFFFFFFF"/>
    <w:lvl w:ilvl="0" w:tplc="F288FEF4">
      <w:start w:val="1"/>
      <w:numFmt w:val="bullet"/>
      <w:lvlText w:val=""/>
      <w:lvlJc w:val="left"/>
      <w:pPr>
        <w:ind w:left="720" w:hanging="360"/>
      </w:pPr>
      <w:rPr>
        <w:rFonts w:hint="default" w:ascii="Symbol" w:hAnsi="Symbol"/>
      </w:rPr>
    </w:lvl>
    <w:lvl w:ilvl="1" w:tplc="5C7A381C">
      <w:start w:val="1"/>
      <w:numFmt w:val="bullet"/>
      <w:lvlText w:val="o"/>
      <w:lvlJc w:val="left"/>
      <w:pPr>
        <w:ind w:left="1440" w:hanging="360"/>
      </w:pPr>
      <w:rPr>
        <w:rFonts w:hint="default" w:ascii="Courier New" w:hAnsi="Courier New"/>
      </w:rPr>
    </w:lvl>
    <w:lvl w:ilvl="2" w:tplc="DBAE3448">
      <w:start w:val="1"/>
      <w:numFmt w:val="bullet"/>
      <w:lvlText w:val=""/>
      <w:lvlJc w:val="left"/>
      <w:pPr>
        <w:ind w:left="2160" w:hanging="360"/>
      </w:pPr>
      <w:rPr>
        <w:rFonts w:hint="default" w:ascii="Wingdings" w:hAnsi="Wingdings"/>
      </w:rPr>
    </w:lvl>
    <w:lvl w:ilvl="3" w:tplc="27903CEE">
      <w:start w:val="1"/>
      <w:numFmt w:val="bullet"/>
      <w:lvlText w:val=""/>
      <w:lvlJc w:val="left"/>
      <w:pPr>
        <w:ind w:left="2880" w:hanging="360"/>
      </w:pPr>
      <w:rPr>
        <w:rFonts w:hint="default" w:ascii="Symbol" w:hAnsi="Symbol"/>
      </w:rPr>
    </w:lvl>
    <w:lvl w:ilvl="4" w:tplc="C3E853EA">
      <w:start w:val="1"/>
      <w:numFmt w:val="bullet"/>
      <w:lvlText w:val="o"/>
      <w:lvlJc w:val="left"/>
      <w:pPr>
        <w:ind w:left="3600" w:hanging="360"/>
      </w:pPr>
      <w:rPr>
        <w:rFonts w:hint="default" w:ascii="Courier New" w:hAnsi="Courier New"/>
      </w:rPr>
    </w:lvl>
    <w:lvl w:ilvl="5" w:tplc="B356804C">
      <w:start w:val="1"/>
      <w:numFmt w:val="bullet"/>
      <w:lvlText w:val=""/>
      <w:lvlJc w:val="left"/>
      <w:pPr>
        <w:ind w:left="4320" w:hanging="360"/>
      </w:pPr>
      <w:rPr>
        <w:rFonts w:hint="default" w:ascii="Wingdings" w:hAnsi="Wingdings"/>
      </w:rPr>
    </w:lvl>
    <w:lvl w:ilvl="6" w:tplc="4C549C60">
      <w:start w:val="1"/>
      <w:numFmt w:val="bullet"/>
      <w:lvlText w:val=""/>
      <w:lvlJc w:val="left"/>
      <w:pPr>
        <w:ind w:left="5040" w:hanging="360"/>
      </w:pPr>
      <w:rPr>
        <w:rFonts w:hint="default" w:ascii="Symbol" w:hAnsi="Symbol"/>
      </w:rPr>
    </w:lvl>
    <w:lvl w:ilvl="7" w:tplc="7C94D124">
      <w:start w:val="1"/>
      <w:numFmt w:val="bullet"/>
      <w:lvlText w:val="o"/>
      <w:lvlJc w:val="left"/>
      <w:pPr>
        <w:ind w:left="5760" w:hanging="360"/>
      </w:pPr>
      <w:rPr>
        <w:rFonts w:hint="default" w:ascii="Courier New" w:hAnsi="Courier New"/>
      </w:rPr>
    </w:lvl>
    <w:lvl w:ilvl="8" w:tplc="E94A601E">
      <w:start w:val="1"/>
      <w:numFmt w:val="bullet"/>
      <w:lvlText w:val=""/>
      <w:lvlJc w:val="left"/>
      <w:pPr>
        <w:ind w:left="6480" w:hanging="360"/>
      </w:pPr>
      <w:rPr>
        <w:rFonts w:hint="default" w:ascii="Wingdings" w:hAnsi="Wingdings"/>
      </w:rPr>
    </w:lvl>
  </w:abstractNum>
  <w:abstractNum w:abstractNumId="3"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43E9D"/>
    <w:multiLevelType w:val="hybridMultilevel"/>
    <w:tmpl w:val="FFFFFFFF"/>
    <w:lvl w:ilvl="0" w:tplc="66FE74B4">
      <w:start w:val="1"/>
      <w:numFmt w:val="bullet"/>
      <w:lvlText w:val=""/>
      <w:lvlJc w:val="left"/>
      <w:pPr>
        <w:ind w:left="720" w:hanging="360"/>
      </w:pPr>
      <w:rPr>
        <w:rFonts w:hint="default" w:ascii="Symbol" w:hAnsi="Symbol"/>
      </w:rPr>
    </w:lvl>
    <w:lvl w:ilvl="1" w:tplc="B3A2C97C">
      <w:start w:val="1"/>
      <w:numFmt w:val="bullet"/>
      <w:lvlText w:val="o"/>
      <w:lvlJc w:val="left"/>
      <w:pPr>
        <w:ind w:left="1440" w:hanging="360"/>
      </w:pPr>
      <w:rPr>
        <w:rFonts w:hint="default" w:ascii="Courier New" w:hAnsi="Courier New"/>
      </w:rPr>
    </w:lvl>
    <w:lvl w:ilvl="2" w:tplc="5296AFEE">
      <w:start w:val="1"/>
      <w:numFmt w:val="bullet"/>
      <w:lvlText w:val=""/>
      <w:lvlJc w:val="left"/>
      <w:pPr>
        <w:ind w:left="2160" w:hanging="360"/>
      </w:pPr>
      <w:rPr>
        <w:rFonts w:hint="default" w:ascii="Wingdings" w:hAnsi="Wingdings"/>
      </w:rPr>
    </w:lvl>
    <w:lvl w:ilvl="3" w:tplc="A8E4C28A">
      <w:start w:val="1"/>
      <w:numFmt w:val="bullet"/>
      <w:lvlText w:val=""/>
      <w:lvlJc w:val="left"/>
      <w:pPr>
        <w:ind w:left="2880" w:hanging="360"/>
      </w:pPr>
      <w:rPr>
        <w:rFonts w:hint="default" w:ascii="Symbol" w:hAnsi="Symbol"/>
      </w:rPr>
    </w:lvl>
    <w:lvl w:ilvl="4" w:tplc="BA84EF9C">
      <w:start w:val="1"/>
      <w:numFmt w:val="bullet"/>
      <w:lvlText w:val="o"/>
      <w:lvlJc w:val="left"/>
      <w:pPr>
        <w:ind w:left="3600" w:hanging="360"/>
      </w:pPr>
      <w:rPr>
        <w:rFonts w:hint="default" w:ascii="Courier New" w:hAnsi="Courier New"/>
      </w:rPr>
    </w:lvl>
    <w:lvl w:ilvl="5" w:tplc="B6FEA5BC">
      <w:start w:val="1"/>
      <w:numFmt w:val="bullet"/>
      <w:lvlText w:val=""/>
      <w:lvlJc w:val="left"/>
      <w:pPr>
        <w:ind w:left="4320" w:hanging="360"/>
      </w:pPr>
      <w:rPr>
        <w:rFonts w:hint="default" w:ascii="Wingdings" w:hAnsi="Wingdings"/>
      </w:rPr>
    </w:lvl>
    <w:lvl w:ilvl="6" w:tplc="AC025A52">
      <w:start w:val="1"/>
      <w:numFmt w:val="bullet"/>
      <w:lvlText w:val=""/>
      <w:lvlJc w:val="left"/>
      <w:pPr>
        <w:ind w:left="5040" w:hanging="360"/>
      </w:pPr>
      <w:rPr>
        <w:rFonts w:hint="default" w:ascii="Symbol" w:hAnsi="Symbol"/>
      </w:rPr>
    </w:lvl>
    <w:lvl w:ilvl="7" w:tplc="8D3CDA5A">
      <w:start w:val="1"/>
      <w:numFmt w:val="bullet"/>
      <w:lvlText w:val="o"/>
      <w:lvlJc w:val="left"/>
      <w:pPr>
        <w:ind w:left="5760" w:hanging="360"/>
      </w:pPr>
      <w:rPr>
        <w:rFonts w:hint="default" w:ascii="Courier New" w:hAnsi="Courier New"/>
      </w:rPr>
    </w:lvl>
    <w:lvl w:ilvl="8" w:tplc="5324F6D0">
      <w:start w:val="1"/>
      <w:numFmt w:val="bullet"/>
      <w:lvlText w:val=""/>
      <w:lvlJc w:val="left"/>
      <w:pPr>
        <w:ind w:left="6480" w:hanging="360"/>
      </w:pPr>
      <w:rPr>
        <w:rFonts w:hint="default" w:ascii="Wingdings" w:hAnsi="Wingdings"/>
      </w:rPr>
    </w:lvl>
  </w:abstractNum>
  <w:abstractNum w:abstractNumId="6" w15:restartNumberingAfterBreak="0">
    <w:nsid w:val="4C335E42"/>
    <w:multiLevelType w:val="hybridMultilevel"/>
    <w:tmpl w:val="FFFFFFFF"/>
    <w:lvl w:ilvl="0" w:tplc="BB789D88">
      <w:start w:val="1"/>
      <w:numFmt w:val="bullet"/>
      <w:lvlText w:val=""/>
      <w:lvlJc w:val="left"/>
      <w:pPr>
        <w:ind w:left="720" w:hanging="360"/>
      </w:pPr>
      <w:rPr>
        <w:rFonts w:hint="default" w:ascii="Symbol" w:hAnsi="Symbol"/>
      </w:rPr>
    </w:lvl>
    <w:lvl w:ilvl="1" w:tplc="1876D55E">
      <w:start w:val="1"/>
      <w:numFmt w:val="bullet"/>
      <w:lvlText w:val=""/>
      <w:lvlJc w:val="left"/>
      <w:pPr>
        <w:ind w:left="1440" w:hanging="360"/>
      </w:pPr>
      <w:rPr>
        <w:rFonts w:hint="default" w:ascii="Symbol" w:hAnsi="Symbol"/>
      </w:rPr>
    </w:lvl>
    <w:lvl w:ilvl="2" w:tplc="232A4B8C">
      <w:start w:val="1"/>
      <w:numFmt w:val="bullet"/>
      <w:lvlText w:val=""/>
      <w:lvlJc w:val="left"/>
      <w:pPr>
        <w:ind w:left="2160" w:hanging="360"/>
      </w:pPr>
      <w:rPr>
        <w:rFonts w:hint="default" w:ascii="Wingdings" w:hAnsi="Wingdings"/>
      </w:rPr>
    </w:lvl>
    <w:lvl w:ilvl="3" w:tplc="9EAA8A4A">
      <w:start w:val="1"/>
      <w:numFmt w:val="bullet"/>
      <w:lvlText w:val=""/>
      <w:lvlJc w:val="left"/>
      <w:pPr>
        <w:ind w:left="2880" w:hanging="360"/>
      </w:pPr>
      <w:rPr>
        <w:rFonts w:hint="default" w:ascii="Symbol" w:hAnsi="Symbol"/>
      </w:rPr>
    </w:lvl>
    <w:lvl w:ilvl="4" w:tplc="9E72EDE2">
      <w:start w:val="1"/>
      <w:numFmt w:val="bullet"/>
      <w:lvlText w:val="o"/>
      <w:lvlJc w:val="left"/>
      <w:pPr>
        <w:ind w:left="3600" w:hanging="360"/>
      </w:pPr>
      <w:rPr>
        <w:rFonts w:hint="default" w:ascii="Courier New" w:hAnsi="Courier New"/>
      </w:rPr>
    </w:lvl>
    <w:lvl w:ilvl="5" w:tplc="89E486BC">
      <w:start w:val="1"/>
      <w:numFmt w:val="bullet"/>
      <w:lvlText w:val=""/>
      <w:lvlJc w:val="left"/>
      <w:pPr>
        <w:ind w:left="4320" w:hanging="360"/>
      </w:pPr>
      <w:rPr>
        <w:rFonts w:hint="default" w:ascii="Wingdings" w:hAnsi="Wingdings"/>
      </w:rPr>
    </w:lvl>
    <w:lvl w:ilvl="6" w:tplc="78245752">
      <w:start w:val="1"/>
      <w:numFmt w:val="bullet"/>
      <w:lvlText w:val=""/>
      <w:lvlJc w:val="left"/>
      <w:pPr>
        <w:ind w:left="5040" w:hanging="360"/>
      </w:pPr>
      <w:rPr>
        <w:rFonts w:hint="default" w:ascii="Symbol" w:hAnsi="Symbol"/>
      </w:rPr>
    </w:lvl>
    <w:lvl w:ilvl="7" w:tplc="6276E294">
      <w:start w:val="1"/>
      <w:numFmt w:val="bullet"/>
      <w:lvlText w:val="o"/>
      <w:lvlJc w:val="left"/>
      <w:pPr>
        <w:ind w:left="5760" w:hanging="360"/>
      </w:pPr>
      <w:rPr>
        <w:rFonts w:hint="default" w:ascii="Courier New" w:hAnsi="Courier New"/>
      </w:rPr>
    </w:lvl>
    <w:lvl w:ilvl="8" w:tplc="C3367A12">
      <w:start w:val="1"/>
      <w:numFmt w:val="bullet"/>
      <w:lvlText w:val=""/>
      <w:lvlJc w:val="left"/>
      <w:pPr>
        <w:ind w:left="6480" w:hanging="360"/>
      </w:pPr>
      <w:rPr>
        <w:rFonts w:hint="default" w:ascii="Wingdings" w:hAnsi="Wingdings"/>
      </w:rPr>
    </w:lvl>
  </w:abstractNum>
  <w:abstractNum w:abstractNumId="7"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860545D"/>
    <w:multiLevelType w:val="hybridMultilevel"/>
    <w:tmpl w:val="FFFFFFFF"/>
    <w:lvl w:ilvl="0" w:tplc="A78C3B8E">
      <w:start w:val="1"/>
      <w:numFmt w:val="bullet"/>
      <w:lvlText w:val=""/>
      <w:lvlJc w:val="left"/>
      <w:pPr>
        <w:ind w:left="720" w:hanging="360"/>
      </w:pPr>
      <w:rPr>
        <w:rFonts w:hint="default" w:ascii="Symbol" w:hAnsi="Symbol"/>
      </w:rPr>
    </w:lvl>
    <w:lvl w:ilvl="1" w:tplc="2C644D32">
      <w:start w:val="1"/>
      <w:numFmt w:val="bullet"/>
      <w:lvlText w:val="o"/>
      <w:lvlJc w:val="left"/>
      <w:pPr>
        <w:ind w:left="1440" w:hanging="360"/>
      </w:pPr>
      <w:rPr>
        <w:rFonts w:hint="default" w:ascii="Courier New" w:hAnsi="Courier New"/>
      </w:rPr>
    </w:lvl>
    <w:lvl w:ilvl="2" w:tplc="0F743FC0">
      <w:start w:val="1"/>
      <w:numFmt w:val="bullet"/>
      <w:lvlText w:val=""/>
      <w:lvlJc w:val="left"/>
      <w:pPr>
        <w:ind w:left="2160" w:hanging="360"/>
      </w:pPr>
      <w:rPr>
        <w:rFonts w:hint="default" w:ascii="Wingdings" w:hAnsi="Wingdings"/>
      </w:rPr>
    </w:lvl>
    <w:lvl w:ilvl="3" w:tplc="2B605C8E">
      <w:start w:val="1"/>
      <w:numFmt w:val="bullet"/>
      <w:lvlText w:val=""/>
      <w:lvlJc w:val="left"/>
      <w:pPr>
        <w:ind w:left="2880" w:hanging="360"/>
      </w:pPr>
      <w:rPr>
        <w:rFonts w:hint="default" w:ascii="Symbol" w:hAnsi="Symbol"/>
      </w:rPr>
    </w:lvl>
    <w:lvl w:ilvl="4" w:tplc="4CB666DC">
      <w:start w:val="1"/>
      <w:numFmt w:val="bullet"/>
      <w:lvlText w:val="o"/>
      <w:lvlJc w:val="left"/>
      <w:pPr>
        <w:ind w:left="3600" w:hanging="360"/>
      </w:pPr>
      <w:rPr>
        <w:rFonts w:hint="default" w:ascii="Courier New" w:hAnsi="Courier New"/>
      </w:rPr>
    </w:lvl>
    <w:lvl w:ilvl="5" w:tplc="9A3C7C2C">
      <w:start w:val="1"/>
      <w:numFmt w:val="bullet"/>
      <w:lvlText w:val=""/>
      <w:lvlJc w:val="left"/>
      <w:pPr>
        <w:ind w:left="4320" w:hanging="360"/>
      </w:pPr>
      <w:rPr>
        <w:rFonts w:hint="default" w:ascii="Wingdings" w:hAnsi="Wingdings"/>
      </w:rPr>
    </w:lvl>
    <w:lvl w:ilvl="6" w:tplc="284C699A">
      <w:start w:val="1"/>
      <w:numFmt w:val="bullet"/>
      <w:lvlText w:val=""/>
      <w:lvlJc w:val="left"/>
      <w:pPr>
        <w:ind w:left="5040" w:hanging="360"/>
      </w:pPr>
      <w:rPr>
        <w:rFonts w:hint="default" w:ascii="Symbol" w:hAnsi="Symbol"/>
      </w:rPr>
    </w:lvl>
    <w:lvl w:ilvl="7" w:tplc="B680EDBA">
      <w:start w:val="1"/>
      <w:numFmt w:val="bullet"/>
      <w:lvlText w:val="o"/>
      <w:lvlJc w:val="left"/>
      <w:pPr>
        <w:ind w:left="5760" w:hanging="360"/>
      </w:pPr>
      <w:rPr>
        <w:rFonts w:hint="default" w:ascii="Courier New" w:hAnsi="Courier New"/>
      </w:rPr>
    </w:lvl>
    <w:lvl w:ilvl="8" w:tplc="BE7E800C">
      <w:start w:val="1"/>
      <w:numFmt w:val="bullet"/>
      <w:lvlText w:val=""/>
      <w:lvlJc w:val="left"/>
      <w:pPr>
        <w:ind w:left="6480" w:hanging="360"/>
      </w:pPr>
      <w:rPr>
        <w:rFonts w:hint="default" w:ascii="Wingdings" w:hAnsi="Wingdings"/>
      </w:rPr>
    </w:lvl>
  </w:abstractNum>
  <w:abstractNum w:abstractNumId="9" w15:restartNumberingAfterBreak="0">
    <w:nsid w:val="69D25F56"/>
    <w:multiLevelType w:val="multilevel"/>
    <w:tmpl w:val="42E24BF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70CFD8FE"/>
    <w:multiLevelType w:val="hybridMultilevel"/>
    <w:tmpl w:val="FFFFFFFF"/>
    <w:lvl w:ilvl="0" w:tplc="A5367A3C">
      <w:start w:val="1"/>
      <w:numFmt w:val="bullet"/>
      <w:lvlText w:val=""/>
      <w:lvlJc w:val="left"/>
      <w:pPr>
        <w:ind w:left="720" w:hanging="360"/>
      </w:pPr>
      <w:rPr>
        <w:rFonts w:hint="default" w:ascii="Symbol" w:hAnsi="Symbol"/>
      </w:rPr>
    </w:lvl>
    <w:lvl w:ilvl="1" w:tplc="ABA465D6">
      <w:start w:val="1"/>
      <w:numFmt w:val="bullet"/>
      <w:lvlText w:val="o"/>
      <w:lvlJc w:val="left"/>
      <w:pPr>
        <w:ind w:left="1440" w:hanging="360"/>
      </w:pPr>
      <w:rPr>
        <w:rFonts w:hint="default" w:ascii="Courier New" w:hAnsi="Courier New"/>
      </w:rPr>
    </w:lvl>
    <w:lvl w:ilvl="2" w:tplc="29DE77EA">
      <w:start w:val="1"/>
      <w:numFmt w:val="bullet"/>
      <w:lvlText w:val=""/>
      <w:lvlJc w:val="left"/>
      <w:pPr>
        <w:ind w:left="2160" w:hanging="360"/>
      </w:pPr>
      <w:rPr>
        <w:rFonts w:hint="default" w:ascii="Wingdings" w:hAnsi="Wingdings"/>
      </w:rPr>
    </w:lvl>
    <w:lvl w:ilvl="3" w:tplc="E7A440B4">
      <w:start w:val="1"/>
      <w:numFmt w:val="bullet"/>
      <w:lvlText w:val=""/>
      <w:lvlJc w:val="left"/>
      <w:pPr>
        <w:ind w:left="2880" w:hanging="360"/>
      </w:pPr>
      <w:rPr>
        <w:rFonts w:hint="default" w:ascii="Symbol" w:hAnsi="Symbol"/>
      </w:rPr>
    </w:lvl>
    <w:lvl w:ilvl="4" w:tplc="C04002E8">
      <w:start w:val="1"/>
      <w:numFmt w:val="bullet"/>
      <w:lvlText w:val="o"/>
      <w:lvlJc w:val="left"/>
      <w:pPr>
        <w:ind w:left="3600" w:hanging="360"/>
      </w:pPr>
      <w:rPr>
        <w:rFonts w:hint="default" w:ascii="Courier New" w:hAnsi="Courier New"/>
      </w:rPr>
    </w:lvl>
    <w:lvl w:ilvl="5" w:tplc="E2C666DE">
      <w:start w:val="1"/>
      <w:numFmt w:val="bullet"/>
      <w:lvlText w:val=""/>
      <w:lvlJc w:val="left"/>
      <w:pPr>
        <w:ind w:left="4320" w:hanging="360"/>
      </w:pPr>
      <w:rPr>
        <w:rFonts w:hint="default" w:ascii="Wingdings" w:hAnsi="Wingdings"/>
      </w:rPr>
    </w:lvl>
    <w:lvl w:ilvl="6" w:tplc="E8965022">
      <w:start w:val="1"/>
      <w:numFmt w:val="bullet"/>
      <w:lvlText w:val=""/>
      <w:lvlJc w:val="left"/>
      <w:pPr>
        <w:ind w:left="5040" w:hanging="360"/>
      </w:pPr>
      <w:rPr>
        <w:rFonts w:hint="default" w:ascii="Symbol" w:hAnsi="Symbol"/>
      </w:rPr>
    </w:lvl>
    <w:lvl w:ilvl="7" w:tplc="79FEA246">
      <w:start w:val="1"/>
      <w:numFmt w:val="bullet"/>
      <w:lvlText w:val="o"/>
      <w:lvlJc w:val="left"/>
      <w:pPr>
        <w:ind w:left="5760" w:hanging="360"/>
      </w:pPr>
      <w:rPr>
        <w:rFonts w:hint="default" w:ascii="Courier New" w:hAnsi="Courier New"/>
      </w:rPr>
    </w:lvl>
    <w:lvl w:ilvl="8" w:tplc="E6DE6080">
      <w:start w:val="1"/>
      <w:numFmt w:val="bullet"/>
      <w:lvlText w:val=""/>
      <w:lvlJc w:val="left"/>
      <w:pPr>
        <w:ind w:left="6480" w:hanging="360"/>
      </w:pPr>
      <w:rPr>
        <w:rFonts w:hint="default" w:ascii="Wingdings" w:hAnsi="Wingdings"/>
      </w:rPr>
    </w:lvl>
  </w:abstractNum>
  <w:abstractNum w:abstractNumId="11" w15:restartNumberingAfterBreak="0">
    <w:nsid w:val="71A75A39"/>
    <w:multiLevelType w:val="multilevel"/>
    <w:tmpl w:val="2892B0C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817882"/>
    <w:multiLevelType w:val="hybridMultilevel"/>
    <w:tmpl w:val="BFB2B8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39830446">
    <w:abstractNumId w:val="7"/>
  </w:num>
  <w:num w:numId="2" w16cid:durableId="1977449695">
    <w:abstractNumId w:val="3"/>
  </w:num>
  <w:num w:numId="3" w16cid:durableId="1849520936">
    <w:abstractNumId w:val="9"/>
  </w:num>
  <w:num w:numId="4" w16cid:durableId="102379963">
    <w:abstractNumId w:val="4"/>
  </w:num>
  <w:num w:numId="5" w16cid:durableId="1024667544">
    <w:abstractNumId w:val="1"/>
  </w:num>
  <w:num w:numId="6" w16cid:durableId="939920134">
    <w:abstractNumId w:val="0"/>
  </w:num>
  <w:num w:numId="7" w16cid:durableId="483200438">
    <w:abstractNumId w:val="11"/>
  </w:num>
  <w:num w:numId="8" w16cid:durableId="2053185076">
    <w:abstractNumId w:val="12"/>
  </w:num>
  <w:num w:numId="9" w16cid:durableId="20590718">
    <w:abstractNumId w:val="6"/>
  </w:num>
  <w:num w:numId="10" w16cid:durableId="990717685">
    <w:abstractNumId w:val="2"/>
  </w:num>
  <w:num w:numId="11" w16cid:durableId="1732578027">
    <w:abstractNumId w:val="5"/>
  </w:num>
  <w:num w:numId="12" w16cid:durableId="1004212111">
    <w:abstractNumId w:val="8"/>
  </w:num>
  <w:num w:numId="13" w16cid:durableId="6344149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00735"/>
    <w:rsid w:val="00005DA4"/>
    <w:rsid w:val="000212C7"/>
    <w:rsid w:val="000255D3"/>
    <w:rsid w:val="00034449"/>
    <w:rsid w:val="00044EF0"/>
    <w:rsid w:val="000622C8"/>
    <w:rsid w:val="00063D25"/>
    <w:rsid w:val="00067A61"/>
    <w:rsid w:val="00071445"/>
    <w:rsid w:val="0007420B"/>
    <w:rsid w:val="0008144F"/>
    <w:rsid w:val="00086EDA"/>
    <w:rsid w:val="00093645"/>
    <w:rsid w:val="000A3E6D"/>
    <w:rsid w:val="000A5F94"/>
    <w:rsid w:val="000C1DC7"/>
    <w:rsid w:val="000C686E"/>
    <w:rsid w:val="000E1AF2"/>
    <w:rsid w:val="000F6912"/>
    <w:rsid w:val="000F760B"/>
    <w:rsid w:val="00123F95"/>
    <w:rsid w:val="0013199A"/>
    <w:rsid w:val="00134369"/>
    <w:rsid w:val="00136D34"/>
    <w:rsid w:val="001377AA"/>
    <w:rsid w:val="0014232C"/>
    <w:rsid w:val="001533A6"/>
    <w:rsid w:val="0016064E"/>
    <w:rsid w:val="00163C48"/>
    <w:rsid w:val="001655E4"/>
    <w:rsid w:val="00170CC1"/>
    <w:rsid w:val="0017179D"/>
    <w:rsid w:val="00173A8C"/>
    <w:rsid w:val="00184C8A"/>
    <w:rsid w:val="00192A5F"/>
    <w:rsid w:val="00192FA3"/>
    <w:rsid w:val="00194B01"/>
    <w:rsid w:val="001A7392"/>
    <w:rsid w:val="001B7392"/>
    <w:rsid w:val="001C0DF8"/>
    <w:rsid w:val="001D3E18"/>
    <w:rsid w:val="001E4682"/>
    <w:rsid w:val="001F27E8"/>
    <w:rsid w:val="00203B70"/>
    <w:rsid w:val="00215AA3"/>
    <w:rsid w:val="002161C7"/>
    <w:rsid w:val="0022297B"/>
    <w:rsid w:val="00225F09"/>
    <w:rsid w:val="00232D69"/>
    <w:rsid w:val="002337DE"/>
    <w:rsid w:val="0023540E"/>
    <w:rsid w:val="00247C07"/>
    <w:rsid w:val="00255FAF"/>
    <w:rsid w:val="00271636"/>
    <w:rsid w:val="00281410"/>
    <w:rsid w:val="002835EF"/>
    <w:rsid w:val="00283EF4"/>
    <w:rsid w:val="0028526A"/>
    <w:rsid w:val="002A6033"/>
    <w:rsid w:val="002C09D2"/>
    <w:rsid w:val="002C1F3F"/>
    <w:rsid w:val="002C497C"/>
    <w:rsid w:val="002D614F"/>
    <w:rsid w:val="002D78DF"/>
    <w:rsid w:val="00311BFC"/>
    <w:rsid w:val="00312016"/>
    <w:rsid w:val="00317649"/>
    <w:rsid w:val="00321759"/>
    <w:rsid w:val="003233C1"/>
    <w:rsid w:val="003241F8"/>
    <w:rsid w:val="003300F2"/>
    <w:rsid w:val="00340C6D"/>
    <w:rsid w:val="00340DE9"/>
    <w:rsid w:val="0034585D"/>
    <w:rsid w:val="00345917"/>
    <w:rsid w:val="00356790"/>
    <w:rsid w:val="00362BD2"/>
    <w:rsid w:val="00376BEC"/>
    <w:rsid w:val="00377E37"/>
    <w:rsid w:val="003A4F88"/>
    <w:rsid w:val="003B1572"/>
    <w:rsid w:val="003C15A1"/>
    <w:rsid w:val="003C7890"/>
    <w:rsid w:val="003F1660"/>
    <w:rsid w:val="003F2580"/>
    <w:rsid w:val="003F6718"/>
    <w:rsid w:val="0041024C"/>
    <w:rsid w:val="00411D20"/>
    <w:rsid w:val="0041218E"/>
    <w:rsid w:val="00425E56"/>
    <w:rsid w:val="0043098B"/>
    <w:rsid w:val="00430A46"/>
    <w:rsid w:val="004359EA"/>
    <w:rsid w:val="00441C21"/>
    <w:rsid w:val="004604FB"/>
    <w:rsid w:val="00475129"/>
    <w:rsid w:val="00480A14"/>
    <w:rsid w:val="004830E4"/>
    <w:rsid w:val="0048719F"/>
    <w:rsid w:val="004919AA"/>
    <w:rsid w:val="00497AF1"/>
    <w:rsid w:val="004A77A0"/>
    <w:rsid w:val="004C5CD7"/>
    <w:rsid w:val="004D7839"/>
    <w:rsid w:val="004E08B1"/>
    <w:rsid w:val="004F01E2"/>
    <w:rsid w:val="004F0737"/>
    <w:rsid w:val="004F3E1A"/>
    <w:rsid w:val="00506EF9"/>
    <w:rsid w:val="005156B7"/>
    <w:rsid w:val="0053508D"/>
    <w:rsid w:val="00537994"/>
    <w:rsid w:val="00552312"/>
    <w:rsid w:val="00555196"/>
    <w:rsid w:val="00555E51"/>
    <w:rsid w:val="005631B2"/>
    <w:rsid w:val="00565E02"/>
    <w:rsid w:val="00572760"/>
    <w:rsid w:val="0058067B"/>
    <w:rsid w:val="005871BC"/>
    <w:rsid w:val="00592656"/>
    <w:rsid w:val="005C152C"/>
    <w:rsid w:val="005C4A90"/>
    <w:rsid w:val="005D04D5"/>
    <w:rsid w:val="005D0FF5"/>
    <w:rsid w:val="005E070B"/>
    <w:rsid w:val="005E4D6E"/>
    <w:rsid w:val="005E540C"/>
    <w:rsid w:val="005F6999"/>
    <w:rsid w:val="005F7367"/>
    <w:rsid w:val="00600FAA"/>
    <w:rsid w:val="00601090"/>
    <w:rsid w:val="00605418"/>
    <w:rsid w:val="006200FD"/>
    <w:rsid w:val="00631C85"/>
    <w:rsid w:val="00635EA0"/>
    <w:rsid w:val="00640E26"/>
    <w:rsid w:val="00652719"/>
    <w:rsid w:val="006566A9"/>
    <w:rsid w:val="006570E9"/>
    <w:rsid w:val="00661106"/>
    <w:rsid w:val="00670CA3"/>
    <w:rsid w:val="00671E64"/>
    <w:rsid w:val="006748F9"/>
    <w:rsid w:val="00681630"/>
    <w:rsid w:val="006851E0"/>
    <w:rsid w:val="00687F4B"/>
    <w:rsid w:val="00693BF8"/>
    <w:rsid w:val="00694FE3"/>
    <w:rsid w:val="00697015"/>
    <w:rsid w:val="006A5D7D"/>
    <w:rsid w:val="006B2F44"/>
    <w:rsid w:val="006B57EE"/>
    <w:rsid w:val="006C3038"/>
    <w:rsid w:val="006C4EFF"/>
    <w:rsid w:val="006C5911"/>
    <w:rsid w:val="006D00E8"/>
    <w:rsid w:val="006E0F00"/>
    <w:rsid w:val="00723887"/>
    <w:rsid w:val="007274E0"/>
    <w:rsid w:val="00732498"/>
    <w:rsid w:val="007349DD"/>
    <w:rsid w:val="00750A2F"/>
    <w:rsid w:val="00763635"/>
    <w:rsid w:val="00770DD1"/>
    <w:rsid w:val="00772398"/>
    <w:rsid w:val="00781A51"/>
    <w:rsid w:val="007A799C"/>
    <w:rsid w:val="007B1044"/>
    <w:rsid w:val="007B41DA"/>
    <w:rsid w:val="007C535F"/>
    <w:rsid w:val="007C7CFC"/>
    <w:rsid w:val="007C7F7C"/>
    <w:rsid w:val="007E193F"/>
    <w:rsid w:val="007F1808"/>
    <w:rsid w:val="00801401"/>
    <w:rsid w:val="00807BEE"/>
    <w:rsid w:val="0081153E"/>
    <w:rsid w:val="008263BF"/>
    <w:rsid w:val="00827908"/>
    <w:rsid w:val="00834259"/>
    <w:rsid w:val="00843925"/>
    <w:rsid w:val="0084448E"/>
    <w:rsid w:val="008654AC"/>
    <w:rsid w:val="008748AF"/>
    <w:rsid w:val="008804BE"/>
    <w:rsid w:val="0088092B"/>
    <w:rsid w:val="00882050"/>
    <w:rsid w:val="0088447E"/>
    <w:rsid w:val="00891731"/>
    <w:rsid w:val="008A08D5"/>
    <w:rsid w:val="008A0B05"/>
    <w:rsid w:val="008A0FD0"/>
    <w:rsid w:val="008A19F2"/>
    <w:rsid w:val="008C386B"/>
    <w:rsid w:val="008C4624"/>
    <w:rsid w:val="008C5DF8"/>
    <w:rsid w:val="008C770F"/>
    <w:rsid w:val="008D7BD3"/>
    <w:rsid w:val="008D7C61"/>
    <w:rsid w:val="008F0CC3"/>
    <w:rsid w:val="008F2584"/>
    <w:rsid w:val="008F44DF"/>
    <w:rsid w:val="0090244B"/>
    <w:rsid w:val="00912761"/>
    <w:rsid w:val="00921842"/>
    <w:rsid w:val="00924599"/>
    <w:rsid w:val="009436D6"/>
    <w:rsid w:val="00954B9C"/>
    <w:rsid w:val="0096608F"/>
    <w:rsid w:val="0096757B"/>
    <w:rsid w:val="00972CA9"/>
    <w:rsid w:val="00977A9E"/>
    <w:rsid w:val="00981758"/>
    <w:rsid w:val="00982A37"/>
    <w:rsid w:val="00985EFA"/>
    <w:rsid w:val="009943CF"/>
    <w:rsid w:val="00996915"/>
    <w:rsid w:val="009A1EFC"/>
    <w:rsid w:val="009B67D6"/>
    <w:rsid w:val="009C4795"/>
    <w:rsid w:val="009C4D62"/>
    <w:rsid w:val="009D5CC3"/>
    <w:rsid w:val="009E7B3A"/>
    <w:rsid w:val="009F0771"/>
    <w:rsid w:val="00A075FC"/>
    <w:rsid w:val="00A1212B"/>
    <w:rsid w:val="00A13178"/>
    <w:rsid w:val="00A16C71"/>
    <w:rsid w:val="00A17C20"/>
    <w:rsid w:val="00A25E14"/>
    <w:rsid w:val="00A32451"/>
    <w:rsid w:val="00A551BA"/>
    <w:rsid w:val="00A5699D"/>
    <w:rsid w:val="00A61235"/>
    <w:rsid w:val="00A6523B"/>
    <w:rsid w:val="00A84178"/>
    <w:rsid w:val="00A84932"/>
    <w:rsid w:val="00A85952"/>
    <w:rsid w:val="00AA0457"/>
    <w:rsid w:val="00AA7A61"/>
    <w:rsid w:val="00AA7ED3"/>
    <w:rsid w:val="00AB00B9"/>
    <w:rsid w:val="00AB6D07"/>
    <w:rsid w:val="00AB6F47"/>
    <w:rsid w:val="00AC7E35"/>
    <w:rsid w:val="00AD7227"/>
    <w:rsid w:val="00AE4AC9"/>
    <w:rsid w:val="00AF4BE7"/>
    <w:rsid w:val="00AF59B5"/>
    <w:rsid w:val="00AF726A"/>
    <w:rsid w:val="00B02B4D"/>
    <w:rsid w:val="00B10E91"/>
    <w:rsid w:val="00B13BC5"/>
    <w:rsid w:val="00B3594A"/>
    <w:rsid w:val="00B43BD4"/>
    <w:rsid w:val="00B634B3"/>
    <w:rsid w:val="00B63742"/>
    <w:rsid w:val="00B71126"/>
    <w:rsid w:val="00B76357"/>
    <w:rsid w:val="00B809FC"/>
    <w:rsid w:val="00B85E4D"/>
    <w:rsid w:val="00B9235D"/>
    <w:rsid w:val="00BC7A8D"/>
    <w:rsid w:val="00BD1405"/>
    <w:rsid w:val="00BD20E8"/>
    <w:rsid w:val="00BD5E59"/>
    <w:rsid w:val="00BE4F54"/>
    <w:rsid w:val="00BF4CC4"/>
    <w:rsid w:val="00C03E58"/>
    <w:rsid w:val="00C20987"/>
    <w:rsid w:val="00C31A6D"/>
    <w:rsid w:val="00C34DDE"/>
    <w:rsid w:val="00C6646C"/>
    <w:rsid w:val="00C738A1"/>
    <w:rsid w:val="00C81554"/>
    <w:rsid w:val="00C82466"/>
    <w:rsid w:val="00C82EEF"/>
    <w:rsid w:val="00C83263"/>
    <w:rsid w:val="00C83670"/>
    <w:rsid w:val="00CB1400"/>
    <w:rsid w:val="00CB2871"/>
    <w:rsid w:val="00CB4B7A"/>
    <w:rsid w:val="00CB570C"/>
    <w:rsid w:val="00CB6A28"/>
    <w:rsid w:val="00CC00D4"/>
    <w:rsid w:val="00CC40F5"/>
    <w:rsid w:val="00CC78E0"/>
    <w:rsid w:val="00D04EFF"/>
    <w:rsid w:val="00D13FFD"/>
    <w:rsid w:val="00D15B42"/>
    <w:rsid w:val="00D1628F"/>
    <w:rsid w:val="00D2185A"/>
    <w:rsid w:val="00D25D10"/>
    <w:rsid w:val="00D31FC3"/>
    <w:rsid w:val="00D331B5"/>
    <w:rsid w:val="00D37D27"/>
    <w:rsid w:val="00D43E13"/>
    <w:rsid w:val="00D467DF"/>
    <w:rsid w:val="00D47665"/>
    <w:rsid w:val="00D527EE"/>
    <w:rsid w:val="00D6046A"/>
    <w:rsid w:val="00D734E1"/>
    <w:rsid w:val="00D80BC4"/>
    <w:rsid w:val="00D83661"/>
    <w:rsid w:val="00D94232"/>
    <w:rsid w:val="00DB1308"/>
    <w:rsid w:val="00DC05BF"/>
    <w:rsid w:val="00DC7463"/>
    <w:rsid w:val="00DD718F"/>
    <w:rsid w:val="00DE2C32"/>
    <w:rsid w:val="00DE33FD"/>
    <w:rsid w:val="00DF4C83"/>
    <w:rsid w:val="00E0441A"/>
    <w:rsid w:val="00E071E5"/>
    <w:rsid w:val="00E30E18"/>
    <w:rsid w:val="00E40B0D"/>
    <w:rsid w:val="00E40BDD"/>
    <w:rsid w:val="00E45168"/>
    <w:rsid w:val="00E5426D"/>
    <w:rsid w:val="00E5529E"/>
    <w:rsid w:val="00E56CAE"/>
    <w:rsid w:val="00E57BA2"/>
    <w:rsid w:val="00E66D20"/>
    <w:rsid w:val="00EA4049"/>
    <w:rsid w:val="00EA5B69"/>
    <w:rsid w:val="00EC00D0"/>
    <w:rsid w:val="00EC6295"/>
    <w:rsid w:val="00ED1EEB"/>
    <w:rsid w:val="00EE332C"/>
    <w:rsid w:val="00EE53D1"/>
    <w:rsid w:val="00EE5BE2"/>
    <w:rsid w:val="00F17746"/>
    <w:rsid w:val="00F200C0"/>
    <w:rsid w:val="00F263FF"/>
    <w:rsid w:val="00F33B46"/>
    <w:rsid w:val="00F45DA1"/>
    <w:rsid w:val="00F47828"/>
    <w:rsid w:val="00F601E6"/>
    <w:rsid w:val="00F644DB"/>
    <w:rsid w:val="00F655F3"/>
    <w:rsid w:val="00F66277"/>
    <w:rsid w:val="00F734E7"/>
    <w:rsid w:val="00F74113"/>
    <w:rsid w:val="00F751CA"/>
    <w:rsid w:val="00F75CF6"/>
    <w:rsid w:val="00F96817"/>
    <w:rsid w:val="00FB2659"/>
    <w:rsid w:val="00FC673E"/>
    <w:rsid w:val="00FD17F4"/>
    <w:rsid w:val="00FD5CF8"/>
    <w:rsid w:val="00FE1413"/>
    <w:rsid w:val="00FE1CB8"/>
    <w:rsid w:val="00FF25DC"/>
    <w:rsid w:val="01F00E9E"/>
    <w:rsid w:val="029966D0"/>
    <w:rsid w:val="03509BFE"/>
    <w:rsid w:val="03DA5FE4"/>
    <w:rsid w:val="04A0A483"/>
    <w:rsid w:val="06869A1B"/>
    <w:rsid w:val="08762B6A"/>
    <w:rsid w:val="08BE06E6"/>
    <w:rsid w:val="08DAC5B0"/>
    <w:rsid w:val="0BA59C05"/>
    <w:rsid w:val="0C31B4F2"/>
    <w:rsid w:val="0C6DC23C"/>
    <w:rsid w:val="0D75BACF"/>
    <w:rsid w:val="0DC72C5F"/>
    <w:rsid w:val="0E36C2F0"/>
    <w:rsid w:val="0E6D9F7D"/>
    <w:rsid w:val="0EA81FE9"/>
    <w:rsid w:val="0F672AA5"/>
    <w:rsid w:val="1071B815"/>
    <w:rsid w:val="11B12F92"/>
    <w:rsid w:val="130DFB3E"/>
    <w:rsid w:val="1365F57F"/>
    <w:rsid w:val="13DF0D2D"/>
    <w:rsid w:val="14B579DE"/>
    <w:rsid w:val="14C6B4B5"/>
    <w:rsid w:val="15BA77A8"/>
    <w:rsid w:val="18E66C3E"/>
    <w:rsid w:val="18F180F2"/>
    <w:rsid w:val="1A0FB0B6"/>
    <w:rsid w:val="1A63EA3E"/>
    <w:rsid w:val="1A74C06E"/>
    <w:rsid w:val="1AC82FAD"/>
    <w:rsid w:val="1AFDE403"/>
    <w:rsid w:val="1BDBA6C2"/>
    <w:rsid w:val="1D3A6CBF"/>
    <w:rsid w:val="1E09E904"/>
    <w:rsid w:val="1EDD2D8C"/>
    <w:rsid w:val="1FC1493F"/>
    <w:rsid w:val="203535EE"/>
    <w:rsid w:val="20CF9555"/>
    <w:rsid w:val="21FD07B2"/>
    <w:rsid w:val="2290110B"/>
    <w:rsid w:val="22E7E100"/>
    <w:rsid w:val="2327DFC1"/>
    <w:rsid w:val="234B2A50"/>
    <w:rsid w:val="23592F68"/>
    <w:rsid w:val="23F305E8"/>
    <w:rsid w:val="24069E9F"/>
    <w:rsid w:val="24099D94"/>
    <w:rsid w:val="24D3258C"/>
    <w:rsid w:val="25F2B711"/>
    <w:rsid w:val="261AEF36"/>
    <w:rsid w:val="2649804F"/>
    <w:rsid w:val="26ABCD80"/>
    <w:rsid w:val="26C39615"/>
    <w:rsid w:val="27E48667"/>
    <w:rsid w:val="27EAE056"/>
    <w:rsid w:val="2976A3D5"/>
    <w:rsid w:val="29C916F5"/>
    <w:rsid w:val="2B639BBF"/>
    <w:rsid w:val="2DF0B16C"/>
    <w:rsid w:val="2EE4418E"/>
    <w:rsid w:val="2F468EBF"/>
    <w:rsid w:val="2FAF998B"/>
    <w:rsid w:val="30C2AAFE"/>
    <w:rsid w:val="3179C92F"/>
    <w:rsid w:val="32B940AC"/>
    <w:rsid w:val="359E3B7D"/>
    <w:rsid w:val="35B3A534"/>
    <w:rsid w:val="36DC5234"/>
    <w:rsid w:val="3887C9D5"/>
    <w:rsid w:val="38A027E9"/>
    <w:rsid w:val="3B1297CC"/>
    <w:rsid w:val="3B89E912"/>
    <w:rsid w:val="3E3271F2"/>
    <w:rsid w:val="3F0D712F"/>
    <w:rsid w:val="3F5CE55A"/>
    <w:rsid w:val="42D4C14B"/>
    <w:rsid w:val="433B0B38"/>
    <w:rsid w:val="44406264"/>
    <w:rsid w:val="44B5889B"/>
    <w:rsid w:val="44CEB0F8"/>
    <w:rsid w:val="455EF7CA"/>
    <w:rsid w:val="4574F7FE"/>
    <w:rsid w:val="45E22712"/>
    <w:rsid w:val="463B012D"/>
    <w:rsid w:val="4671A496"/>
    <w:rsid w:val="4673055C"/>
    <w:rsid w:val="47031A58"/>
    <w:rsid w:val="48B48646"/>
    <w:rsid w:val="4955A348"/>
    <w:rsid w:val="4B3CF65D"/>
    <w:rsid w:val="4B3D8DD5"/>
    <w:rsid w:val="4BD0A3CF"/>
    <w:rsid w:val="4C930586"/>
    <w:rsid w:val="4EB07198"/>
    <w:rsid w:val="515A550D"/>
    <w:rsid w:val="51947145"/>
    <w:rsid w:val="51BAE302"/>
    <w:rsid w:val="52B39D28"/>
    <w:rsid w:val="56CA3DD2"/>
    <w:rsid w:val="5878CE68"/>
    <w:rsid w:val="58AE1B63"/>
    <w:rsid w:val="5B2B797A"/>
    <w:rsid w:val="5B78F46C"/>
    <w:rsid w:val="5D642FE0"/>
    <w:rsid w:val="5DCB4B86"/>
    <w:rsid w:val="5F48320E"/>
    <w:rsid w:val="5F57D3B1"/>
    <w:rsid w:val="610254D0"/>
    <w:rsid w:val="61AA950F"/>
    <w:rsid w:val="620BE526"/>
    <w:rsid w:val="62C6F5CB"/>
    <w:rsid w:val="658352D3"/>
    <w:rsid w:val="65AF2165"/>
    <w:rsid w:val="666BCE41"/>
    <w:rsid w:val="66FD4403"/>
    <w:rsid w:val="67CD8996"/>
    <w:rsid w:val="69158611"/>
    <w:rsid w:val="696793AB"/>
    <w:rsid w:val="6A592B73"/>
    <w:rsid w:val="6BB4292D"/>
    <w:rsid w:val="6CA58E40"/>
    <w:rsid w:val="6CB926F7"/>
    <w:rsid w:val="6CE10412"/>
    <w:rsid w:val="6FFD79A1"/>
    <w:rsid w:val="7152F24D"/>
    <w:rsid w:val="74FAC118"/>
    <w:rsid w:val="7505D5CC"/>
    <w:rsid w:val="766CEDF6"/>
    <w:rsid w:val="77152E35"/>
    <w:rsid w:val="7909F7AF"/>
    <w:rsid w:val="7A96EFEA"/>
    <w:rsid w:val="7B7BA315"/>
    <w:rsid w:val="7C39E388"/>
    <w:rsid w:val="7CC597CE"/>
    <w:rsid w:val="7D7AEE9C"/>
    <w:rsid w:val="7DDD3BCD"/>
    <w:rsid w:val="7DDDD345"/>
    <w:rsid w:val="7EC63032"/>
    <w:rsid w:val="7F3D965C"/>
    <w:rsid w:val="7F5ACE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76D3E231-F0CC-4BC0-89AA-D5EB418D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hAnsi="Times New Roman" w:eastAsia="Times New Roman" w:cs="Times New Roman"/>
      <w:sz w:val="24"/>
      <w:szCs w:val="24"/>
    </w:rPr>
  </w:style>
  <w:style w:type="table" w:styleId="TableGrid">
    <w:name w:val="Table Grid"/>
    <w:basedOn w:val="TableNormal"/>
    <w:uiPriority w:val="39"/>
    <w:rsid w:val="00AA7ED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A5699D"/>
    <w:pPr>
      <w:autoSpaceDE w:val="0"/>
      <w:autoSpaceDN w:val="0"/>
      <w:adjustRightInd w:val="0"/>
      <w:spacing w:after="0" w:line="240" w:lineRule="auto"/>
    </w:pPr>
    <w:rPr>
      <w:rFonts w:ascii="Liberation Sans" w:hAnsi="Liberation Sans" w:cs="Liberation Sans" w:eastAsiaTheme="minorHAnsi"/>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2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14" /><Relationship Type="http://schemas.openxmlformats.org/officeDocument/2006/relationships/glossaryDocument" Target="glossary/document.xml" Id="R543c18dea36e4f1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5dff75b-cbab-4a45-9858-4b22e3bfa8a9}"/>
      </w:docPartPr>
      <w:docPartBody>
        <w:p w14:paraId="5B2C83A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3.xml><?xml version="1.0" encoding="utf-8"?>
<ds:datastoreItem xmlns:ds="http://schemas.openxmlformats.org/officeDocument/2006/customXml" ds:itemID="{5893FD40-E336-4309-B9AA-C0D98EA0CFFC}">
  <ds:schemaRefs>
    <ds:schemaRef ds:uri="http://schemas.microsoft.com/sharepoint/v3/contenttype/forms"/>
  </ds:schemaRefs>
</ds:datastoreItem>
</file>

<file path=customXml/itemProps4.xml><?xml version="1.0" encoding="utf-8"?>
<ds:datastoreItem xmlns:ds="http://schemas.openxmlformats.org/officeDocument/2006/customXml" ds:itemID="{E5C1E98D-1232-4E02-9943-6299610441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Callin Hahn</cp:lastModifiedBy>
  <cp:revision>201</cp:revision>
  <dcterms:created xsi:type="dcterms:W3CDTF">2023-03-27T20:05:00Z</dcterms:created>
  <dcterms:modified xsi:type="dcterms:W3CDTF">2024-02-15T20:38:27Z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