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6AB1EE7B" w14:textId="6DD4A4F1" w:rsidR="00EF16E8" w:rsidRPr="00294FF4" w:rsidRDefault="00EF16E8" w:rsidP="00EF16E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94FF4">
        <w:rPr>
          <w:rFonts w:ascii="Times New Roman" w:eastAsia="Times New Roman" w:hAnsi="Times New Roman" w:cs="Times New Roman"/>
          <w:b/>
          <w:sz w:val="24"/>
          <w:szCs w:val="24"/>
        </w:rPr>
        <w:t>Name of Organization</w:t>
      </w:r>
      <w:r w:rsidRPr="001D60C3">
        <w:rPr>
          <w:rFonts w:ascii="Times New Roman" w:eastAsia="Times New Roman" w:hAnsi="Times New Roman" w:cs="Times New Roman"/>
          <w:bCs/>
          <w:sz w:val="24"/>
          <w:szCs w:val="24"/>
        </w:rPr>
        <w:t>: C</w:t>
      </w:r>
      <w:r w:rsidR="001D60C3">
        <w:rPr>
          <w:rFonts w:ascii="Times New Roman" w:eastAsia="Times New Roman" w:hAnsi="Times New Roman" w:cs="Times New Roman"/>
          <w:bCs/>
          <w:sz w:val="24"/>
          <w:szCs w:val="24"/>
        </w:rPr>
        <w:t>h</w:t>
      </w:r>
      <w:r w:rsidRPr="001D60C3">
        <w:rPr>
          <w:rFonts w:ascii="Times New Roman" w:eastAsia="Times New Roman" w:hAnsi="Times New Roman" w:cs="Times New Roman"/>
          <w:bCs/>
          <w:sz w:val="24"/>
          <w:szCs w:val="24"/>
        </w:rPr>
        <w:t>affee County Habitat for Humanity</w:t>
      </w:r>
      <w:r w:rsidRPr="001D60C3">
        <w:rPr>
          <w:rFonts w:ascii="Times New Roman" w:hAnsi="Times New Roman" w:cs="Times New Roman"/>
          <w:bCs/>
        </w:rPr>
        <w:tab/>
      </w:r>
    </w:p>
    <w:p w14:paraId="4716DE84" w14:textId="77777777" w:rsidR="00EF16E8" w:rsidRPr="00294FF4" w:rsidRDefault="00EF16E8" w:rsidP="00EF16E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4FF4">
        <w:rPr>
          <w:rFonts w:ascii="Times New Roman" w:eastAsia="Times New Roman" w:hAnsi="Times New Roman" w:cs="Times New Roman"/>
          <w:b/>
          <w:sz w:val="24"/>
          <w:szCs w:val="24"/>
        </w:rPr>
        <w:t>Primary Contact Name</w:t>
      </w:r>
      <w:r w:rsidRPr="001D60C3">
        <w:rPr>
          <w:rFonts w:ascii="Times New Roman" w:eastAsia="Times New Roman" w:hAnsi="Times New Roman" w:cs="Times New Roman"/>
          <w:bCs/>
          <w:sz w:val="24"/>
          <w:szCs w:val="24"/>
        </w:rPr>
        <w:t>: Jill Nall</w:t>
      </w:r>
    </w:p>
    <w:p w14:paraId="55BBF9E8" w14:textId="2D141D16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r w:rsidR="00EF16E8">
        <w:rPr>
          <w:color w:val="000000"/>
        </w:rPr>
        <w:t>Felicia Tapia</w:t>
      </w:r>
    </w:p>
    <w:p w14:paraId="2EA4C276" w14:textId="02F70851" w:rsidR="00AA7ED3" w:rsidRPr="005418AF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HOURS with TEAM LEAD for 1:1 Support</w:t>
      </w:r>
      <w:r w:rsidRPr="005418AF">
        <w:rPr>
          <w:color w:val="000000"/>
        </w:rPr>
        <w:t>: </w:t>
      </w:r>
      <w:r w:rsidR="005418AF" w:rsidRPr="005418AF">
        <w:rPr>
          <w:color w:val="000000"/>
        </w:rPr>
        <w:t>8 Max.</w:t>
      </w:r>
    </w:p>
    <w:p w14:paraId="01C4F406" w14:textId="129E5B6B" w:rsidR="00AA7ED3" w:rsidRPr="0037464C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Direct</w:t>
      </w:r>
      <w:r w:rsidR="005418AF">
        <w:rPr>
          <w:b/>
          <w:bCs/>
          <w:color w:val="000000"/>
        </w:rPr>
        <w:t>/Indirect</w:t>
      </w:r>
      <w:r w:rsidRPr="0037464C">
        <w:rPr>
          <w:color w:val="000000"/>
        </w:rPr>
        <w:t>:</w:t>
      </w:r>
      <w:r w:rsidR="005418AF" w:rsidRPr="0037464C">
        <w:rPr>
          <w:color w:val="000000"/>
        </w:rPr>
        <w:t xml:space="preserve"> 8 hours</w:t>
      </w:r>
    </w:p>
    <w:p w14:paraId="4CA53B6B" w14:textId="025F4689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</w:t>
      </w:r>
      <w:r w:rsidRPr="0037464C">
        <w:rPr>
          <w:color w:val="000000"/>
        </w:rPr>
        <w:t>:</w:t>
      </w:r>
      <w:r w:rsidR="0037464C" w:rsidRPr="0037464C">
        <w:rPr>
          <w:color w:val="000000"/>
        </w:rPr>
        <w:t xml:space="preserve"> </w:t>
      </w:r>
      <w:r w:rsidR="0037464C">
        <w:rPr>
          <w:b/>
          <w:bCs/>
          <w:color w:val="000000"/>
        </w:rPr>
        <w:t>+</w:t>
      </w:r>
      <w:r w:rsidR="0037464C">
        <w:t>3 hours of organizational research (11 total)</w:t>
      </w:r>
    </w:p>
    <w:p w14:paraId="42F5F968" w14:textId="7D479363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proofErr w:type="spellStart"/>
      <w:r w:rsidRPr="7D6CC3E9">
        <w:rPr>
          <w:b/>
          <w:color w:val="000000" w:themeColor="text1"/>
        </w:rPr>
        <w:t>GrantCorps</w:t>
      </w:r>
      <w:proofErr w:type="spellEnd"/>
      <w:r w:rsidRPr="7D6CC3E9">
        <w:rPr>
          <w:b/>
          <w:color w:val="000000" w:themeColor="text1"/>
        </w:rPr>
        <w:t xml:space="preserve"> VISTA MEMBERS</w:t>
      </w:r>
      <w:r w:rsidRPr="001D60C3">
        <w:rPr>
          <w:bCs/>
          <w:color w:val="000000" w:themeColor="text1"/>
        </w:rPr>
        <w:t>:</w:t>
      </w:r>
      <w:r w:rsidR="344811B0" w:rsidRPr="001D60C3">
        <w:rPr>
          <w:bCs/>
          <w:color w:val="000000" w:themeColor="text1"/>
        </w:rPr>
        <w:t xml:space="preserve"> Joe Raymond </w:t>
      </w:r>
      <w:r w:rsidR="00200697">
        <w:rPr>
          <w:bCs/>
          <w:color w:val="000000" w:themeColor="text1"/>
        </w:rPr>
        <w:t>(</w:t>
      </w:r>
      <w:r w:rsidR="37DCA2CE" w:rsidRPr="605A2DD1">
        <w:rPr>
          <w:color w:val="000000" w:themeColor="text1"/>
        </w:rPr>
        <w:t>3</w:t>
      </w:r>
      <w:r w:rsidR="00200697">
        <w:rPr>
          <w:bCs/>
          <w:color w:val="000000" w:themeColor="text1"/>
        </w:rPr>
        <w:t xml:space="preserve">) </w:t>
      </w:r>
      <w:r w:rsidR="344811B0" w:rsidRPr="001D60C3">
        <w:rPr>
          <w:bCs/>
          <w:color w:val="000000" w:themeColor="text1"/>
        </w:rPr>
        <w:t>and Ivy Brooks</w:t>
      </w:r>
      <w:r w:rsidR="00200697">
        <w:rPr>
          <w:bCs/>
          <w:color w:val="000000" w:themeColor="text1"/>
        </w:rPr>
        <w:t xml:space="preserve"> (</w:t>
      </w:r>
      <w:r w:rsidR="44EE7C4C" w:rsidRPr="3745A69A">
        <w:rPr>
          <w:color w:val="000000" w:themeColor="text1"/>
        </w:rPr>
        <w:t>5</w:t>
      </w:r>
      <w:r w:rsidR="44EE7C4C" w:rsidRPr="7A46F2D7">
        <w:rPr>
          <w:color w:val="000000" w:themeColor="text1"/>
        </w:rPr>
        <w:t>.25</w:t>
      </w:r>
      <w:r w:rsidR="00200697" w:rsidRPr="7A46F2D7">
        <w:rPr>
          <w:color w:val="000000" w:themeColor="text1"/>
        </w:rPr>
        <w:t>)</w:t>
      </w:r>
      <w:r w:rsidR="00200697">
        <w:rPr>
          <w:bCs/>
          <w:color w:val="000000" w:themeColor="text1"/>
        </w:rPr>
        <w:t xml:space="preserve"> </w:t>
      </w:r>
    </w:p>
    <w:p w14:paraId="71B101F3" w14:textId="1156CFAF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1FFA3CF0">
        <w:rPr>
          <w:b/>
          <w:color w:val="000000" w:themeColor="text1"/>
        </w:rPr>
        <w:t>TOTAL VISTA Hours provided</w:t>
      </w:r>
      <w:r w:rsidRPr="1FFA3CF0">
        <w:rPr>
          <w:color w:val="000000" w:themeColor="text1"/>
        </w:rPr>
        <w:t>:</w:t>
      </w:r>
      <w:r w:rsidR="0037464C" w:rsidRPr="1FFA3CF0">
        <w:rPr>
          <w:color w:val="000000" w:themeColor="text1"/>
        </w:rPr>
        <w:t xml:space="preserve"> </w:t>
      </w:r>
      <w:r w:rsidR="00607A68" w:rsidRPr="2C664590">
        <w:rPr>
          <w:color w:val="000000" w:themeColor="text1"/>
        </w:rPr>
        <w:t>8</w:t>
      </w:r>
      <w:r w:rsidR="00607A68" w:rsidRPr="1FFA3CF0">
        <w:rPr>
          <w:color w:val="000000" w:themeColor="text1"/>
        </w:rPr>
        <w:t>.</w:t>
      </w:r>
      <w:r w:rsidR="0037464C" w:rsidRPr="1FFA3CF0">
        <w:rPr>
          <w:color w:val="000000" w:themeColor="text1"/>
        </w:rPr>
        <w:t>25</w:t>
      </w:r>
      <w:r w:rsidR="00CE7106">
        <w:rPr>
          <w:color w:val="000000" w:themeColor="text1"/>
        </w:rPr>
        <w:t xml:space="preserve"> </w:t>
      </w:r>
      <w:proofErr w:type="gramStart"/>
      <w:r w:rsidR="00CE7106">
        <w:rPr>
          <w:color w:val="000000" w:themeColor="text1"/>
        </w:rPr>
        <w:t>hours</w:t>
      </w:r>
      <w:proofErr w:type="gramEnd"/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1A2BCE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1A2BCE">
        <w:tc>
          <w:tcPr>
            <w:tcW w:w="4675" w:type="dxa"/>
            <w:gridSpan w:val="2"/>
          </w:tcPr>
          <w:p w14:paraId="6D9D907F" w14:textId="788D029B" w:rsidR="00AA7ED3" w:rsidRDefault="0024731C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November </w:t>
            </w:r>
            <w:r w:rsidR="00582635">
              <w:rPr>
                <w:b/>
                <w:bCs/>
                <w:color w:val="000000"/>
              </w:rPr>
              <w:t>13, 2023</w:t>
            </w:r>
          </w:p>
        </w:tc>
        <w:tc>
          <w:tcPr>
            <w:tcW w:w="4675" w:type="dxa"/>
            <w:gridSpan w:val="2"/>
          </w:tcPr>
          <w:p w14:paraId="50BD502C" w14:textId="6BA24352" w:rsidR="00AA7ED3" w:rsidRDefault="00582635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April 24, 2024</w:t>
            </w:r>
          </w:p>
        </w:tc>
      </w:tr>
      <w:tr w:rsidR="00AA7ED3" w14:paraId="4BF15BE9" w14:textId="77777777" w:rsidTr="001A2BCE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1A2BCE">
        <w:tc>
          <w:tcPr>
            <w:tcW w:w="4675" w:type="dxa"/>
            <w:gridSpan w:val="2"/>
          </w:tcPr>
          <w:p w14:paraId="055FD37D" w14:textId="5822FC56" w:rsidR="00AA7ED3" w:rsidRPr="002E6E6E" w:rsidRDefault="0021174C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E6E6E">
              <w:rPr>
                <w:color w:val="000000"/>
              </w:rPr>
              <w:t>Primary importance: assistance planning for the possibility of receiving a large donation of land and how that might affect their needs with regards to applying for grants.</w:t>
            </w:r>
          </w:p>
        </w:tc>
        <w:tc>
          <w:tcPr>
            <w:tcW w:w="4675" w:type="dxa"/>
            <w:gridSpan w:val="2"/>
          </w:tcPr>
          <w:p w14:paraId="48410DB8" w14:textId="48FA63E5" w:rsidR="00AA7ED3" w:rsidRPr="007C22E3" w:rsidRDefault="00DB3C0C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gramStart"/>
            <w:r w:rsidRPr="007C22E3">
              <w:rPr>
                <w:color w:val="000000"/>
              </w:rPr>
              <w:t>Were</w:t>
            </w:r>
            <w:proofErr w:type="gramEnd"/>
            <w:r w:rsidRPr="007C22E3">
              <w:rPr>
                <w:color w:val="000000"/>
              </w:rPr>
              <w:t xml:space="preserve"> planning for a donation of land to come through. This </w:t>
            </w:r>
            <w:proofErr w:type="gramStart"/>
            <w:r w:rsidRPr="007C22E3">
              <w:rPr>
                <w:color w:val="000000"/>
              </w:rPr>
              <w:t>did</w:t>
            </w:r>
            <w:proofErr w:type="gramEnd"/>
            <w:r w:rsidRPr="007C22E3">
              <w:rPr>
                <w:color w:val="000000"/>
              </w:rPr>
              <w:t xml:space="preserve"> not happen currently, and this is also helpful for future planning as this is the direction they will be going in the future. </w:t>
            </w:r>
          </w:p>
        </w:tc>
      </w:tr>
      <w:tr w:rsidR="00AA7ED3" w14:paraId="70A9E5CD" w14:textId="77777777" w:rsidTr="001A2BCE">
        <w:tc>
          <w:tcPr>
            <w:tcW w:w="4675" w:type="dxa"/>
            <w:gridSpan w:val="2"/>
          </w:tcPr>
          <w:p w14:paraId="6D793D05" w14:textId="1A2C035A" w:rsidR="00AA7ED3" w:rsidRPr="002E6E6E" w:rsidRDefault="00533673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E6E6E">
              <w:rPr>
                <w:color w:val="000000"/>
              </w:rPr>
              <w:t xml:space="preserve">A dedicated </w:t>
            </w:r>
            <w:proofErr w:type="spellStart"/>
            <w:r w:rsidRPr="002E6E6E">
              <w:rPr>
                <w:color w:val="000000"/>
              </w:rPr>
              <w:t>grantwriter</w:t>
            </w:r>
            <w:proofErr w:type="spellEnd"/>
            <w:r w:rsidRPr="002E6E6E">
              <w:rPr>
                <w:color w:val="000000"/>
              </w:rPr>
              <w:t xml:space="preserve">; Currently, the ED is the only staff that does </w:t>
            </w:r>
            <w:proofErr w:type="spellStart"/>
            <w:r w:rsidRPr="002E6E6E">
              <w:rPr>
                <w:color w:val="000000"/>
              </w:rPr>
              <w:t>Grantwriting</w:t>
            </w:r>
            <w:proofErr w:type="spellEnd"/>
            <w:r w:rsidRPr="002E6E6E">
              <w:rPr>
                <w:color w:val="000000"/>
              </w:rPr>
              <w:t>.</w:t>
            </w:r>
          </w:p>
        </w:tc>
        <w:tc>
          <w:tcPr>
            <w:tcW w:w="4675" w:type="dxa"/>
            <w:gridSpan w:val="2"/>
          </w:tcPr>
          <w:p w14:paraId="000BCFA1" w14:textId="1E112B05" w:rsidR="00AA7ED3" w:rsidRPr="008C6D20" w:rsidRDefault="0A74CBFE" w:rsidP="2CD3FA9B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EBD3193">
              <w:rPr>
                <w:b/>
                <w:bCs/>
                <w:color w:val="000000" w:themeColor="text1"/>
              </w:rPr>
              <w:t xml:space="preserve"> </w:t>
            </w:r>
            <w:ins w:id="0" w:author="Microsoft Word" w:date="2024-04-24T14:19:00Z">
              <w:r w:rsidR="279DD75B" w:rsidRPr="0EBD3193">
                <w:rPr>
                  <w:color w:val="000000" w:themeColor="text1"/>
                </w:rPr>
                <w:t xml:space="preserve">Will come </w:t>
              </w:r>
              <w:proofErr w:type="gramStart"/>
              <w:r w:rsidR="279DD75B" w:rsidRPr="0EBD3193">
                <w:rPr>
                  <w:color w:val="000000" w:themeColor="text1"/>
                </w:rPr>
                <w:t xml:space="preserve">more </w:t>
              </w:r>
            </w:ins>
            <w:ins w:id="1" w:author="Microsoft Word" w:date="2024-04-24T15:21:00Z">
              <w:r w:rsidR="279DD75B" w:rsidRPr="0EBD3193">
                <w:rPr>
                  <w:color w:val="000000" w:themeColor="text1"/>
                </w:rPr>
                <w:t>into play</w:t>
              </w:r>
              <w:proofErr w:type="gramEnd"/>
              <w:r w:rsidR="279DD75B" w:rsidRPr="0EBD3193">
                <w:rPr>
                  <w:color w:val="000000" w:themeColor="text1"/>
                </w:rPr>
                <w:t xml:space="preserve"> in the future</w:t>
              </w:r>
            </w:ins>
            <w:r w:rsidRPr="0EBD3193">
              <w:rPr>
                <w:color w:val="000000" w:themeColor="text1"/>
              </w:rPr>
              <w:t>.</w:t>
            </w:r>
            <w:r w:rsidRPr="0EBD3193">
              <w:rPr>
                <w:b/>
                <w:bCs/>
                <w:color w:val="000000" w:themeColor="text1"/>
              </w:rPr>
              <w:t xml:space="preserve"> </w:t>
            </w:r>
            <w:r w:rsidR="618FC5FB" w:rsidRPr="0EBD3193">
              <w:rPr>
                <w:b/>
                <w:bCs/>
                <w:color w:val="000000" w:themeColor="text1"/>
              </w:rPr>
              <w:t xml:space="preserve">I think that will come more </w:t>
            </w:r>
            <w:r w:rsidRPr="0EBD3193">
              <w:rPr>
                <w:b/>
                <w:bCs/>
                <w:color w:val="000000" w:themeColor="text1"/>
              </w:rPr>
              <w:t xml:space="preserve">Right now it’s not something that we’re looking at since </w:t>
            </w:r>
            <w:proofErr w:type="gramStart"/>
            <w:r w:rsidRPr="383B8B68">
              <w:rPr>
                <w:b/>
                <w:bCs/>
                <w:color w:val="000000" w:themeColor="text1"/>
              </w:rPr>
              <w:t>the</w:t>
            </w:r>
            <w:proofErr w:type="gramEnd"/>
            <w:ins w:id="2" w:author="Microsoft Word" w:date="2024-04-24T14:19:00Z">
              <w:r w:rsidR="279DD75B" w:rsidRPr="0EBD3193">
                <w:rPr>
                  <w:color w:val="000000" w:themeColor="text1"/>
                </w:rPr>
                <w:t>, and when identified</w:t>
              </w:r>
            </w:ins>
            <w:ins w:id="3" w:author="Microsoft Word" w:date="2024-04-24T15:21:00Z">
              <w:r w:rsidR="279DD75B" w:rsidRPr="0EBD3193">
                <w:rPr>
                  <w:color w:val="000000" w:themeColor="text1"/>
                </w:rPr>
                <w:t xml:space="preserve"> property</w:t>
              </w:r>
            </w:ins>
            <w:r w:rsidRPr="0EBD3193">
              <w:rPr>
                <w:b/>
                <w:bCs/>
                <w:color w:val="000000" w:themeColor="text1"/>
              </w:rPr>
              <w:t xml:space="preserve"> with the church fell through. If we get the additional 5 </w:t>
            </w:r>
            <w:proofErr w:type="gramStart"/>
            <w:r w:rsidRPr="0EBD3193">
              <w:rPr>
                <w:b/>
                <w:bCs/>
                <w:color w:val="000000" w:themeColor="text1"/>
              </w:rPr>
              <w:t>acres</w:t>
            </w:r>
            <w:proofErr w:type="gramEnd"/>
            <w:r w:rsidRPr="0EBD3193">
              <w:rPr>
                <w:b/>
                <w:bCs/>
                <w:color w:val="000000" w:themeColor="text1"/>
              </w:rPr>
              <w:t xml:space="preserve"> then yes we will need an additional </w:t>
            </w:r>
            <w:proofErr w:type="spellStart"/>
            <w:r w:rsidRPr="0EBD3193">
              <w:rPr>
                <w:b/>
                <w:bCs/>
                <w:color w:val="000000" w:themeColor="text1"/>
              </w:rPr>
              <w:t>grantwriter</w:t>
            </w:r>
            <w:proofErr w:type="spellEnd"/>
            <w:ins w:id="4" w:author="Microsoft Word" w:date="2024-04-24T14:19:00Z">
              <w:r w:rsidR="279DD75B" w:rsidRPr="0EBD3193">
                <w:rPr>
                  <w:color w:val="000000" w:themeColor="text1"/>
                </w:rPr>
                <w:t xml:space="preserve">. Then, they will need to hire a </w:t>
              </w:r>
              <w:proofErr w:type="spellStart"/>
              <w:r w:rsidR="279DD75B" w:rsidRPr="0EBD3193">
                <w:rPr>
                  <w:color w:val="000000" w:themeColor="text1"/>
                </w:rPr>
                <w:t>grantwriter</w:t>
              </w:r>
              <w:proofErr w:type="spellEnd"/>
              <w:r w:rsidR="279DD75B" w:rsidRPr="0EBD3193">
                <w:rPr>
                  <w:color w:val="000000" w:themeColor="text1"/>
                </w:rPr>
                <w:t xml:space="preserve">. </w:t>
              </w:r>
            </w:ins>
          </w:p>
          <w:p w14:paraId="5F26DAEF" w14:textId="6F0B4D46" w:rsidR="00AA7ED3" w:rsidRPr="008C6D20" w:rsidRDefault="35D46C28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1DCFC7E">
              <w:rPr>
                <w:color w:val="000000" w:themeColor="text1"/>
              </w:rPr>
              <w:t xml:space="preserve">[They feel like this will come </w:t>
            </w:r>
            <w:proofErr w:type="gramStart"/>
            <w:r w:rsidRPr="21DCFC7E">
              <w:rPr>
                <w:color w:val="000000" w:themeColor="text1"/>
              </w:rPr>
              <w:t>more into play</w:t>
            </w:r>
            <w:proofErr w:type="gramEnd"/>
            <w:r w:rsidRPr="21DCFC7E">
              <w:rPr>
                <w:color w:val="000000" w:themeColor="text1"/>
              </w:rPr>
              <w:t xml:space="preserve"> in the future since their prospective </w:t>
            </w:r>
            <w:r w:rsidRPr="24AA6384">
              <w:rPr>
                <w:color w:val="000000" w:themeColor="text1"/>
              </w:rPr>
              <w:t>property fell through.</w:t>
            </w:r>
            <w:r w:rsidR="4419F2A7" w:rsidRPr="241390ED">
              <w:rPr>
                <w:color w:val="000000" w:themeColor="text1"/>
              </w:rPr>
              <w:t xml:space="preserve"> </w:t>
            </w:r>
            <w:r w:rsidR="4419F2A7" w:rsidRPr="671B7128">
              <w:rPr>
                <w:color w:val="000000" w:themeColor="text1"/>
              </w:rPr>
              <w:t xml:space="preserve">They are currently in talks </w:t>
            </w:r>
            <w:r w:rsidR="4419F2A7" w:rsidRPr="0D1642E1">
              <w:rPr>
                <w:color w:val="000000" w:themeColor="text1"/>
              </w:rPr>
              <w:t xml:space="preserve">regarding an </w:t>
            </w:r>
            <w:r w:rsidR="4419F2A7" w:rsidRPr="11232164">
              <w:rPr>
                <w:color w:val="000000" w:themeColor="text1"/>
              </w:rPr>
              <w:t xml:space="preserve">additional 5 </w:t>
            </w:r>
            <w:r w:rsidR="4419F2A7" w:rsidRPr="7FD4DB2F">
              <w:rPr>
                <w:color w:val="000000" w:themeColor="text1"/>
              </w:rPr>
              <w:t>acres</w:t>
            </w:r>
            <w:r w:rsidR="4419F2A7" w:rsidRPr="3C49FD82">
              <w:rPr>
                <w:color w:val="000000" w:themeColor="text1"/>
              </w:rPr>
              <w:t xml:space="preserve"> </w:t>
            </w:r>
            <w:r w:rsidR="4419F2A7" w:rsidRPr="5F9C1389">
              <w:rPr>
                <w:color w:val="000000" w:themeColor="text1"/>
              </w:rPr>
              <w:t xml:space="preserve">and </w:t>
            </w:r>
            <w:r w:rsidR="4419F2A7" w:rsidRPr="09A13314">
              <w:rPr>
                <w:color w:val="000000" w:themeColor="text1"/>
              </w:rPr>
              <w:t>if they receive</w:t>
            </w:r>
            <w:r w:rsidR="4419F2A7" w:rsidRPr="6CBD2FA0">
              <w:rPr>
                <w:color w:val="000000" w:themeColor="text1"/>
              </w:rPr>
              <w:t xml:space="preserve"> that</w:t>
            </w:r>
            <w:r w:rsidR="3999A4B3" w:rsidRPr="3FFC4989">
              <w:rPr>
                <w:color w:val="000000" w:themeColor="text1"/>
              </w:rPr>
              <w:t>,</w:t>
            </w:r>
            <w:r w:rsidR="4419F2A7" w:rsidRPr="6CBD2FA0">
              <w:rPr>
                <w:color w:val="000000" w:themeColor="text1"/>
              </w:rPr>
              <w:t xml:space="preserve"> </w:t>
            </w:r>
            <w:r w:rsidR="4419F2A7" w:rsidRPr="6A3E40A6">
              <w:rPr>
                <w:color w:val="000000" w:themeColor="text1"/>
              </w:rPr>
              <w:t>then yes</w:t>
            </w:r>
            <w:r w:rsidR="6B93F041" w:rsidRPr="74743ACE">
              <w:rPr>
                <w:color w:val="000000" w:themeColor="text1"/>
              </w:rPr>
              <w:t>,</w:t>
            </w:r>
            <w:r w:rsidR="4419F2A7" w:rsidRPr="6A3E40A6">
              <w:rPr>
                <w:color w:val="000000" w:themeColor="text1"/>
              </w:rPr>
              <w:t xml:space="preserve"> they </w:t>
            </w:r>
            <w:r w:rsidR="4419F2A7" w:rsidRPr="718918DF">
              <w:rPr>
                <w:i/>
                <w:color w:val="000000" w:themeColor="text1"/>
              </w:rPr>
              <w:t>will</w:t>
            </w:r>
            <w:r w:rsidR="4419F2A7" w:rsidRPr="6A3E40A6">
              <w:rPr>
                <w:color w:val="000000" w:themeColor="text1"/>
              </w:rPr>
              <w:t xml:space="preserve"> need</w:t>
            </w:r>
            <w:r w:rsidR="4419F2A7" w:rsidRPr="2D3F3076">
              <w:rPr>
                <w:color w:val="000000" w:themeColor="text1"/>
              </w:rPr>
              <w:t xml:space="preserve"> an additional</w:t>
            </w:r>
            <w:r w:rsidR="4419F2A7" w:rsidRPr="473811FA">
              <w:rPr>
                <w:color w:val="000000" w:themeColor="text1"/>
              </w:rPr>
              <w:t xml:space="preserve"> </w:t>
            </w:r>
            <w:proofErr w:type="spellStart"/>
            <w:r w:rsidR="4419F2A7" w:rsidRPr="473811FA">
              <w:rPr>
                <w:color w:val="000000" w:themeColor="text1"/>
              </w:rPr>
              <w:t>grantwriter</w:t>
            </w:r>
            <w:proofErr w:type="spellEnd"/>
            <w:r w:rsidR="4419F2A7" w:rsidRPr="473811FA">
              <w:rPr>
                <w:color w:val="000000" w:themeColor="text1"/>
              </w:rPr>
              <w:t>]</w:t>
            </w:r>
          </w:p>
        </w:tc>
      </w:tr>
      <w:tr w:rsidR="00AA7ED3" w14:paraId="285F93A9" w14:textId="77777777" w:rsidTr="001A2BCE">
        <w:tc>
          <w:tcPr>
            <w:tcW w:w="4675" w:type="dxa"/>
            <w:gridSpan w:val="2"/>
          </w:tcPr>
          <w:p w14:paraId="40E1E7A7" w14:textId="78C9B1AA" w:rsidR="00AA7ED3" w:rsidRPr="002E6E6E" w:rsidRDefault="00803C1D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E6E6E">
              <w:rPr>
                <w:color w:val="000000"/>
              </w:rPr>
              <w:t>Assistance identifying grants appropriate for their organization and geographic area.</w:t>
            </w:r>
          </w:p>
        </w:tc>
        <w:tc>
          <w:tcPr>
            <w:tcW w:w="4675" w:type="dxa"/>
            <w:gridSpan w:val="2"/>
          </w:tcPr>
          <w:p w14:paraId="3580C703" w14:textId="3035E43A" w:rsidR="00AA7ED3" w:rsidRPr="00520616" w:rsidRDefault="00520616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520616">
              <w:rPr>
                <w:color w:val="000000"/>
              </w:rPr>
              <w:t xml:space="preserve">Absolutely! The work that Ivy &amp; Joe </w:t>
            </w:r>
            <w:proofErr w:type="gramStart"/>
            <w:r w:rsidRPr="00520616">
              <w:rPr>
                <w:color w:val="000000"/>
              </w:rPr>
              <w:t>did</w:t>
            </w:r>
            <w:proofErr w:type="gramEnd"/>
            <w:r w:rsidRPr="00520616">
              <w:rPr>
                <w:color w:val="000000"/>
              </w:rPr>
              <w:t xml:space="preserve"> and the grant tracking pieces have been huge. </w:t>
            </w:r>
          </w:p>
        </w:tc>
      </w:tr>
      <w:tr w:rsidR="00742E2D" w14:paraId="1BC64860" w14:textId="77777777" w:rsidTr="001A2BCE">
        <w:tc>
          <w:tcPr>
            <w:tcW w:w="4675" w:type="dxa"/>
            <w:gridSpan w:val="2"/>
          </w:tcPr>
          <w:p w14:paraId="3FD57417" w14:textId="5DB35F02" w:rsidR="00742E2D" w:rsidRPr="0024731C" w:rsidRDefault="00742E2D" w:rsidP="00247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E6E">
              <w:rPr>
                <w:rFonts w:ascii="Times New Roman" w:hAnsi="Times New Roman" w:cs="Times New Roman"/>
                <w:sz w:val="24"/>
                <w:szCs w:val="24"/>
              </w:rPr>
              <w:t>Assistance with tracking grants.</w:t>
            </w:r>
          </w:p>
        </w:tc>
        <w:tc>
          <w:tcPr>
            <w:tcW w:w="4675" w:type="dxa"/>
            <w:gridSpan w:val="2"/>
          </w:tcPr>
          <w:p w14:paraId="7AD36B3F" w14:textId="77777777" w:rsidR="00742E2D" w:rsidRDefault="00742E2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742E2D" w14:paraId="5C4212EF" w14:textId="77777777" w:rsidTr="001A2BCE">
        <w:tc>
          <w:tcPr>
            <w:tcW w:w="4675" w:type="dxa"/>
            <w:gridSpan w:val="2"/>
          </w:tcPr>
          <w:p w14:paraId="12DF7F2B" w14:textId="46EB0743" w:rsidR="00742E2D" w:rsidRPr="002E6E6E" w:rsidRDefault="002E6E6E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E6E6E">
              <w:rPr>
                <w:color w:val="000000"/>
              </w:rPr>
              <w:t>Assistance determining alternate sources of funding (including what other HFH and other low-income housing builders in and out of state have been awarded)</w:t>
            </w:r>
          </w:p>
        </w:tc>
        <w:tc>
          <w:tcPr>
            <w:tcW w:w="4675" w:type="dxa"/>
            <w:gridSpan w:val="2"/>
          </w:tcPr>
          <w:p w14:paraId="231E4B78" w14:textId="77777777" w:rsidR="00742E2D" w:rsidRDefault="00742E2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1A2BCE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1A2BCE">
        <w:tc>
          <w:tcPr>
            <w:tcW w:w="4675" w:type="dxa"/>
            <w:gridSpan w:val="2"/>
          </w:tcPr>
          <w:p w14:paraId="577025F8" w14:textId="2104F4E1" w:rsidR="00AA7ED3" w:rsidRPr="0024731C" w:rsidRDefault="00963933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4731C">
              <w:rPr>
                <w:color w:val="000000"/>
              </w:rPr>
              <w:t>The data mapping tool at El Pomar 2023 Funder Report be used to research possible grants.</w:t>
            </w:r>
          </w:p>
        </w:tc>
        <w:tc>
          <w:tcPr>
            <w:tcW w:w="4675" w:type="dxa"/>
            <w:gridSpan w:val="2"/>
          </w:tcPr>
          <w:p w14:paraId="739D8AA3" w14:textId="77777777" w:rsidR="00222184" w:rsidRDefault="003F7396" w:rsidP="003F7396">
            <w:pPr>
              <w:pStyle w:val="NormalWeb"/>
              <w:numPr>
                <w:ilvl w:val="0"/>
                <w:numId w:val="8"/>
              </w:numPr>
              <w:spacing w:after="0"/>
              <w:rPr>
                <w:color w:val="000000"/>
              </w:rPr>
            </w:pPr>
            <w:r w:rsidRPr="003F7396">
              <w:rPr>
                <w:color w:val="000000"/>
              </w:rPr>
              <w:t xml:space="preserve">Discussed CCHFH's funding needs, especially to fund the potential large housing project once land donation is </w:t>
            </w:r>
            <w:proofErr w:type="gramStart"/>
            <w:r w:rsidRPr="003F7396">
              <w:rPr>
                <w:color w:val="000000"/>
              </w:rPr>
              <w:t>finalized</w:t>
            </w:r>
            <w:proofErr w:type="gramEnd"/>
            <w:r w:rsidRPr="003F7396">
              <w:rPr>
                <w:color w:val="000000"/>
              </w:rPr>
              <w:t xml:space="preserve"> </w:t>
            </w:r>
          </w:p>
          <w:p w14:paraId="15DDFCD8" w14:textId="77777777" w:rsidR="00222184" w:rsidRDefault="003F7396" w:rsidP="003F7396">
            <w:pPr>
              <w:pStyle w:val="NormalWeb"/>
              <w:numPr>
                <w:ilvl w:val="0"/>
                <w:numId w:val="8"/>
              </w:numPr>
              <w:spacing w:after="0"/>
              <w:rPr>
                <w:color w:val="000000"/>
              </w:rPr>
            </w:pPr>
            <w:r w:rsidRPr="00222184">
              <w:rPr>
                <w:color w:val="000000"/>
              </w:rPr>
              <w:t xml:space="preserve">Reviewed the data mapping tool provided by El Pomar 2023 Funder Report as a way to learn more about which Colorado funders are funding which geographical places and </w:t>
            </w:r>
            <w:proofErr w:type="gramStart"/>
            <w:r w:rsidRPr="00222184">
              <w:rPr>
                <w:color w:val="000000"/>
              </w:rPr>
              <w:t>projects</w:t>
            </w:r>
            <w:proofErr w:type="gramEnd"/>
            <w:r w:rsidRPr="00222184">
              <w:rPr>
                <w:color w:val="000000"/>
              </w:rPr>
              <w:t xml:space="preserve"> </w:t>
            </w:r>
          </w:p>
          <w:p w14:paraId="010ADD5E" w14:textId="77777777" w:rsidR="00222184" w:rsidRDefault="003F7396" w:rsidP="003F7396">
            <w:pPr>
              <w:pStyle w:val="NormalWeb"/>
              <w:numPr>
                <w:ilvl w:val="0"/>
                <w:numId w:val="8"/>
              </w:numPr>
              <w:spacing w:after="0"/>
              <w:rPr>
                <w:color w:val="000000"/>
              </w:rPr>
            </w:pPr>
            <w:r w:rsidRPr="00222184">
              <w:rPr>
                <w:color w:val="000000"/>
              </w:rPr>
              <w:t xml:space="preserve">Provided a grants calendar template to help track grant </w:t>
            </w:r>
            <w:proofErr w:type="gramStart"/>
            <w:r w:rsidRPr="00222184">
              <w:rPr>
                <w:color w:val="000000"/>
              </w:rPr>
              <w:t>funding</w:t>
            </w:r>
            <w:proofErr w:type="gramEnd"/>
            <w:r w:rsidRPr="00222184">
              <w:rPr>
                <w:color w:val="000000"/>
              </w:rPr>
              <w:t xml:space="preserve"> </w:t>
            </w:r>
          </w:p>
          <w:p w14:paraId="4F826FE6" w14:textId="77777777" w:rsidR="00222184" w:rsidRDefault="003F7396" w:rsidP="003F7396">
            <w:pPr>
              <w:pStyle w:val="NormalWeb"/>
              <w:numPr>
                <w:ilvl w:val="0"/>
                <w:numId w:val="8"/>
              </w:numPr>
              <w:spacing w:after="0"/>
              <w:rPr>
                <w:color w:val="000000"/>
              </w:rPr>
            </w:pPr>
            <w:r w:rsidRPr="00222184">
              <w:rPr>
                <w:color w:val="000000"/>
              </w:rPr>
              <w:t xml:space="preserve">Provided research and presented grants research and funding models for housing developments. (Please </w:t>
            </w:r>
            <w:proofErr w:type="gramStart"/>
            <w:r w:rsidRPr="00222184">
              <w:rPr>
                <w:color w:val="000000"/>
              </w:rPr>
              <w:t>refer back</w:t>
            </w:r>
            <w:proofErr w:type="gramEnd"/>
            <w:r w:rsidRPr="00222184">
              <w:rPr>
                <w:color w:val="000000"/>
              </w:rPr>
              <w:t xml:space="preserve"> to our emails and research documents shared!) </w:t>
            </w:r>
          </w:p>
          <w:p w14:paraId="046D7ED4" w14:textId="5840F84C" w:rsidR="00AA7ED3" w:rsidRPr="00222184" w:rsidRDefault="003F7396" w:rsidP="003F7396">
            <w:pPr>
              <w:pStyle w:val="NormalWeb"/>
              <w:numPr>
                <w:ilvl w:val="0"/>
                <w:numId w:val="8"/>
              </w:numPr>
              <w:spacing w:after="0"/>
              <w:rPr>
                <w:color w:val="000000"/>
              </w:rPr>
            </w:pPr>
            <w:r w:rsidRPr="00222184">
              <w:rPr>
                <w:color w:val="000000"/>
              </w:rPr>
              <w:t>Shared Community Research Center's Training and Education page, as well as upcoming trainings that are available to you and your staff.</w:t>
            </w:r>
          </w:p>
        </w:tc>
      </w:tr>
      <w:tr w:rsidR="00AA7ED3" w14:paraId="300EDB66" w14:textId="77777777" w:rsidTr="001A2BCE">
        <w:tc>
          <w:tcPr>
            <w:tcW w:w="4675" w:type="dxa"/>
            <w:gridSpan w:val="2"/>
          </w:tcPr>
          <w:p w14:paraId="64B96918" w14:textId="0E860F43" w:rsidR="00AA7ED3" w:rsidRPr="0024731C" w:rsidRDefault="0078059A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4731C">
              <w:rPr>
                <w:color w:val="000000"/>
              </w:rPr>
              <w:t>The Colorado Grants guide be used to research possible grants for CCHH.</w:t>
            </w:r>
          </w:p>
        </w:tc>
        <w:tc>
          <w:tcPr>
            <w:tcW w:w="4675" w:type="dxa"/>
            <w:gridSpan w:val="2"/>
          </w:tcPr>
          <w:p w14:paraId="3801971C" w14:textId="77777777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736873A" w14:textId="77777777" w:rsidTr="001A2BCE">
        <w:tc>
          <w:tcPr>
            <w:tcW w:w="4675" w:type="dxa"/>
            <w:gridSpan w:val="2"/>
          </w:tcPr>
          <w:p w14:paraId="4503A3CF" w14:textId="0F75E389" w:rsidR="00AA7ED3" w:rsidRPr="0024731C" w:rsidRDefault="008C5A5D" w:rsidP="001A2B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4731C">
              <w:rPr>
                <w:color w:val="000000"/>
              </w:rPr>
              <w:t>Funding mechanisms for housing projects and nonprofits be identified.</w:t>
            </w: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8C5A5D" w14:paraId="3797E844" w14:textId="77777777" w:rsidTr="001A2BCE">
        <w:tc>
          <w:tcPr>
            <w:tcW w:w="4675" w:type="dxa"/>
            <w:gridSpan w:val="2"/>
          </w:tcPr>
          <w:p w14:paraId="1FF7A726" w14:textId="2C276A71" w:rsidR="008C5A5D" w:rsidRPr="0024731C" w:rsidRDefault="0024731C" w:rsidP="0024731C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7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calendarization system be created for funding and grant opportunities.</w:t>
            </w:r>
          </w:p>
        </w:tc>
        <w:tc>
          <w:tcPr>
            <w:tcW w:w="4675" w:type="dxa"/>
            <w:gridSpan w:val="2"/>
          </w:tcPr>
          <w:p w14:paraId="7AD424E2" w14:textId="77777777" w:rsidR="008C5A5D" w:rsidRDefault="008C5A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1A2BCE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1A2BCE">
        <w:trPr>
          <w:trHeight w:val="848"/>
        </w:trPr>
        <w:tc>
          <w:tcPr>
            <w:tcW w:w="9350" w:type="dxa"/>
            <w:gridSpan w:val="4"/>
          </w:tcPr>
          <w:p w14:paraId="5BF8AF99" w14:textId="57B1E2EE" w:rsidR="00AA7ED3" w:rsidRDefault="00AA7ED3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1B2F79EB" w14:textId="77777777" w:rsidTr="001A2BCE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77777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1A2BC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687EBB94" w14:textId="681E3C4B" w:rsidR="02263530" w:rsidRDefault="02263530"/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186BA3CC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D82095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D82095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579CA563" w14:textId="660EDB99" w:rsidR="00B159F8" w:rsidRDefault="00B159F8" w:rsidP="00B159F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Found the process reassuring. There are some things that were </w:t>
      </w:r>
      <w:r w:rsidR="00224645">
        <w:rPr>
          <w:rFonts w:ascii="Times New Roman" w:hAnsi="Times New Roman" w:cs="Times New Roman"/>
          <w:color w:val="auto"/>
        </w:rPr>
        <w:t>mentioned</w:t>
      </w:r>
      <w:r>
        <w:rPr>
          <w:rFonts w:ascii="Times New Roman" w:hAnsi="Times New Roman" w:cs="Times New Roman"/>
          <w:color w:val="auto"/>
        </w:rPr>
        <w:t xml:space="preserve"> that she was aware of</w:t>
      </w:r>
      <w:r w:rsidR="00D82095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and </w:t>
      </w:r>
      <w:r w:rsidR="00D82095">
        <w:rPr>
          <w:rFonts w:ascii="Times New Roman" w:hAnsi="Times New Roman" w:cs="Times New Roman"/>
          <w:color w:val="auto"/>
        </w:rPr>
        <w:t xml:space="preserve">the extra tools. </w:t>
      </w:r>
    </w:p>
    <w:p w14:paraId="35FD4050" w14:textId="77777777" w:rsidR="001A2BCE" w:rsidRDefault="001A2BCE" w:rsidP="00B159F8">
      <w:pPr>
        <w:pStyle w:val="Default"/>
        <w:rPr>
          <w:rFonts w:ascii="Times New Roman" w:hAnsi="Times New Roman" w:cs="Times New Roman"/>
          <w:color w:val="auto"/>
        </w:rPr>
      </w:pPr>
    </w:p>
    <w:p w14:paraId="4E946175" w14:textId="26E839C7" w:rsidR="002A589A" w:rsidRDefault="002A589A" w:rsidP="00B159F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“Just the support. While all the tools are great, I loved that there is the support behind it.” </w:t>
      </w:r>
    </w:p>
    <w:p w14:paraId="73286886" w14:textId="65B3E9A8" w:rsidR="002A589A" w:rsidRDefault="002A589A" w:rsidP="00B159F8">
      <w:pPr>
        <w:pStyle w:val="Default"/>
        <w:rPr>
          <w:rFonts w:ascii="Times New Roman" w:hAnsi="Times New Roman" w:cs="Times New Roman"/>
          <w:color w:val="auto"/>
        </w:rPr>
      </w:pPr>
    </w:p>
    <w:p w14:paraId="054BEA93" w14:textId="3D1CA612" w:rsidR="002A589A" w:rsidRDefault="002A589A" w:rsidP="00B159F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“For example, when Ivy did some research for the organization, it was a help to have Ivy do the research and provide the additional support.” </w:t>
      </w:r>
    </w:p>
    <w:p w14:paraId="1E7DB1C7" w14:textId="5962F0BE" w:rsidR="00D82095" w:rsidRDefault="00D82095" w:rsidP="00B159F8">
      <w:pPr>
        <w:pStyle w:val="Default"/>
        <w:rPr>
          <w:rFonts w:ascii="Times New Roman" w:hAnsi="Times New Roman" w:cs="Times New Roman"/>
          <w:color w:val="auto"/>
        </w:rPr>
      </w:pPr>
    </w:p>
    <w:p w14:paraId="7B164594" w14:textId="11E6DED1" w:rsidR="6F40FB1F" w:rsidRDefault="005E4D6E" w:rsidP="00AC4688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6020F9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41FE7067" w14:textId="05E71366" w:rsidR="6F40FB1F" w:rsidRDefault="6F40FB1F" w:rsidP="008B41E1">
      <w:pPr>
        <w:pStyle w:val="Default"/>
        <w:rPr>
          <w:rFonts w:ascii="Times New Roman" w:hAnsi="Times New Roman" w:cs="Times New Roman"/>
          <w:color w:val="000000" w:themeColor="text1"/>
        </w:rPr>
      </w:pPr>
      <w:r w:rsidRPr="260FB546">
        <w:rPr>
          <w:rFonts w:ascii="Times New Roman" w:hAnsi="Times New Roman" w:cs="Times New Roman"/>
          <w:color w:val="000000" w:themeColor="text1"/>
        </w:rPr>
        <w:t xml:space="preserve">“I think so. Again, we’re going on a path of hoping to </w:t>
      </w:r>
      <w:r w:rsidR="342E775B" w:rsidRPr="260FB546">
        <w:rPr>
          <w:rFonts w:ascii="Times New Roman" w:hAnsi="Times New Roman" w:cs="Times New Roman"/>
          <w:color w:val="000000" w:themeColor="text1"/>
        </w:rPr>
        <w:t xml:space="preserve">get that land. But yes, absolutely! All of this can be moved forward into our next venture in </w:t>
      </w:r>
      <w:r w:rsidR="68FC6B49" w:rsidRPr="40A69D1F">
        <w:rPr>
          <w:rFonts w:ascii="Times New Roman" w:hAnsi="Times New Roman" w:cs="Times New Roman"/>
          <w:color w:val="000000" w:themeColor="text1"/>
        </w:rPr>
        <w:t>‘</w:t>
      </w:r>
      <w:r w:rsidR="342E775B" w:rsidRPr="260FB546">
        <w:rPr>
          <w:rFonts w:ascii="Times New Roman" w:hAnsi="Times New Roman" w:cs="Times New Roman"/>
          <w:color w:val="000000" w:themeColor="text1"/>
        </w:rPr>
        <w:t xml:space="preserve">land </w:t>
      </w:r>
      <w:proofErr w:type="gramStart"/>
      <w:r w:rsidR="342E775B" w:rsidRPr="40A69D1F">
        <w:rPr>
          <w:rFonts w:ascii="Times New Roman" w:hAnsi="Times New Roman" w:cs="Times New Roman"/>
          <w:color w:val="000000" w:themeColor="text1"/>
        </w:rPr>
        <w:t>grabbing</w:t>
      </w:r>
      <w:proofErr w:type="gramEnd"/>
      <w:r w:rsidR="78C3B260" w:rsidRPr="40A69D1F">
        <w:rPr>
          <w:rFonts w:ascii="Times New Roman" w:hAnsi="Times New Roman" w:cs="Times New Roman"/>
          <w:color w:val="000000" w:themeColor="text1"/>
        </w:rPr>
        <w:t>’</w:t>
      </w:r>
      <w:r w:rsidR="342E775B" w:rsidRPr="260FB546">
        <w:rPr>
          <w:rFonts w:ascii="Times New Roman" w:hAnsi="Times New Roman" w:cs="Times New Roman"/>
          <w:color w:val="000000" w:themeColor="text1"/>
        </w:rPr>
        <w:t>”</w:t>
      </w:r>
    </w:p>
    <w:p w14:paraId="4ACB882F" w14:textId="1923E8F9" w:rsidR="1C9796EA" w:rsidRPr="006020F9" w:rsidRDefault="1C9796EA" w:rsidP="662813D7">
      <w:pPr>
        <w:pStyle w:val="Default"/>
        <w:rPr>
          <w:rFonts w:ascii="Times New Roman" w:hAnsi="Times New Roman" w:cs="Times New Roman"/>
          <w:color w:val="auto"/>
        </w:rPr>
      </w:pPr>
    </w:p>
    <w:p w14:paraId="3740CDDB" w14:textId="204804A6" w:rsidR="006020F9" w:rsidRDefault="00740574" w:rsidP="008B41E1">
      <w:pPr>
        <w:pStyle w:val="Defaul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 think so. We were on a path to get a parcel of land. </w:t>
      </w:r>
      <w:proofErr w:type="gramStart"/>
      <w:r>
        <w:rPr>
          <w:rFonts w:ascii="Times New Roman" w:hAnsi="Times New Roman" w:cs="Times New Roman"/>
          <w:color w:val="000000" w:themeColor="text1"/>
        </w:rPr>
        <w:t>And,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now we are better set up for success when </w:t>
      </w:r>
      <w:r w:rsidR="006020F9">
        <w:rPr>
          <w:rFonts w:ascii="Times New Roman" w:hAnsi="Times New Roman" w:cs="Times New Roman"/>
          <w:color w:val="000000" w:themeColor="text1"/>
        </w:rPr>
        <w:t xml:space="preserve">the land comes through. </w:t>
      </w:r>
    </w:p>
    <w:p w14:paraId="0EC46F9D" w14:textId="77777777" w:rsidR="00AC4688" w:rsidRDefault="00AC4688" w:rsidP="00AC4688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14:paraId="0E65F264" w14:textId="3EEFC0CE" w:rsidR="005E4D6E" w:rsidRDefault="005E4D6E" w:rsidP="00AC4688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AC4688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2948B7C9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1711405E" w14:textId="2AEC9080" w:rsidR="004E3A52" w:rsidRPr="006C62D5" w:rsidRDefault="005E4D6E" w:rsidP="006C62D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C4688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AC4688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C4688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BE17A7C" w14:textId="34D4AB25" w:rsidR="0089020E" w:rsidRDefault="00DC2FD1" w:rsidP="00163A43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The mapping tool</w:t>
      </w:r>
      <w:r w:rsidR="00CC28AB">
        <w:rPr>
          <w:rFonts w:ascii="Times New Roman" w:hAnsi="Times New Roman" w:cs="Times New Roman"/>
          <w:color w:val="auto"/>
        </w:rPr>
        <w:t xml:space="preserve"> </w:t>
      </w:r>
      <w:r w:rsidR="00163A43">
        <w:rPr>
          <w:rFonts w:ascii="Times New Roman" w:hAnsi="Times New Roman" w:cs="Times New Roman"/>
          <w:color w:val="auto"/>
        </w:rPr>
        <w:t>–</w:t>
      </w:r>
      <w:r w:rsidR="00CC28AB">
        <w:rPr>
          <w:rFonts w:ascii="Times New Roman" w:hAnsi="Times New Roman" w:cs="Times New Roman"/>
          <w:color w:val="auto"/>
        </w:rPr>
        <w:t xml:space="preserve"> </w:t>
      </w:r>
      <w:r w:rsidR="00163A43">
        <w:rPr>
          <w:rFonts w:ascii="Times New Roman" w:hAnsi="Times New Roman" w:cs="Times New Roman"/>
          <w:color w:val="auto"/>
        </w:rPr>
        <w:t xml:space="preserve">Foundation Giving in Colorado Report </w:t>
      </w:r>
    </w:p>
    <w:p w14:paraId="17025AFC" w14:textId="400867A8" w:rsidR="00DC2FD1" w:rsidRDefault="00DC2FD1" w:rsidP="00163A43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The calendar</w:t>
      </w:r>
      <w:r w:rsidR="004E3A52">
        <w:rPr>
          <w:rFonts w:ascii="Times New Roman" w:hAnsi="Times New Roman" w:cs="Times New Roman"/>
          <w:color w:val="auto"/>
        </w:rPr>
        <w:t xml:space="preserve"> </w:t>
      </w:r>
      <w:proofErr w:type="gramStart"/>
      <w:r w:rsidR="004E3A52">
        <w:rPr>
          <w:rFonts w:ascii="Times New Roman" w:hAnsi="Times New Roman" w:cs="Times New Roman"/>
          <w:color w:val="auto"/>
        </w:rPr>
        <w:t>tool</w:t>
      </w:r>
      <w:proofErr w:type="gramEnd"/>
    </w:p>
    <w:p w14:paraId="09EAE97C" w14:textId="63B6D104" w:rsidR="004E3A52" w:rsidRPr="006C62D5" w:rsidRDefault="00DC2FD1" w:rsidP="006C62D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Taking info Ivy had supplied </w:t>
      </w:r>
      <w:r w:rsidR="004E3A52">
        <w:rPr>
          <w:rFonts w:ascii="Times New Roman" w:hAnsi="Times New Roman" w:cs="Times New Roman"/>
          <w:color w:val="auto"/>
        </w:rPr>
        <w:t xml:space="preserve">and thinking about this as they may be constructing up to 20 homes.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4E3A52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A919A27" w14:textId="7E233C9C" w:rsidR="004E3A52" w:rsidRPr="006C62D5" w:rsidRDefault="005E4D6E" w:rsidP="006C62D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4E3A52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4E3A52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4E3A52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6A15B343" w14:textId="470F1D96" w:rsidR="004E3A52" w:rsidRPr="00F83708" w:rsidRDefault="004E3A52" w:rsidP="006C62D5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Have not applied for any and do have some they are looking at for the future. 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1A046566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2A8CA95E" w14:textId="15770796" w:rsidR="004E3A52" w:rsidRPr="00131CDD" w:rsidRDefault="005E4D6E" w:rsidP="004E3A5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1CDD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1CFD2DBE" w14:textId="10C33FE1" w:rsidR="004E3A52" w:rsidRDefault="004E3A52" w:rsidP="004E3A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first time working with the program, I thought it was great. I would have loved more time. Would have been nice </w:t>
      </w:r>
      <w:r w:rsidR="00843C23">
        <w:rPr>
          <w:rFonts w:ascii="Times New Roman" w:hAnsi="Times New Roman" w:cs="Times New Roman"/>
          <w:sz w:val="24"/>
          <w:szCs w:val="24"/>
        </w:rPr>
        <w:t>if the land had been secured</w:t>
      </w:r>
      <w:r w:rsidR="0073712B">
        <w:rPr>
          <w:rFonts w:ascii="Times New Roman" w:hAnsi="Times New Roman" w:cs="Times New Roman"/>
          <w:sz w:val="24"/>
          <w:szCs w:val="24"/>
        </w:rPr>
        <w:t xml:space="preserve">, or well on its way, then could have focused more on </w:t>
      </w:r>
      <w:r w:rsidR="002C3B66">
        <w:rPr>
          <w:rFonts w:ascii="Times New Roman" w:hAnsi="Times New Roman" w:cs="Times New Roman"/>
          <w:sz w:val="24"/>
          <w:szCs w:val="24"/>
        </w:rPr>
        <w:t xml:space="preserve">the larger grants that were identified. Or grants they would have </w:t>
      </w:r>
      <w:r w:rsidR="002C3B66" w:rsidRPr="64852039">
        <w:rPr>
          <w:rFonts w:ascii="Times New Roman" w:hAnsi="Times New Roman" w:cs="Times New Roman"/>
          <w:sz w:val="24"/>
          <w:szCs w:val="24"/>
        </w:rPr>
        <w:t>p</w:t>
      </w:r>
      <w:r w:rsidR="56F79C80" w:rsidRPr="64852039">
        <w:rPr>
          <w:rFonts w:ascii="Times New Roman" w:hAnsi="Times New Roman" w:cs="Times New Roman"/>
          <w:sz w:val="24"/>
          <w:szCs w:val="24"/>
        </w:rPr>
        <w:t>u</w:t>
      </w:r>
      <w:r w:rsidR="002C3B66" w:rsidRPr="64852039">
        <w:rPr>
          <w:rFonts w:ascii="Times New Roman" w:hAnsi="Times New Roman" w:cs="Times New Roman"/>
          <w:sz w:val="24"/>
          <w:szCs w:val="24"/>
        </w:rPr>
        <w:t xml:space="preserve">rsued. </w:t>
      </w:r>
      <w:ins w:id="5" w:author="Microsoft Word" w:date="2024-04-24T15:32:00Z">
        <w:r w:rsidR="00131CDD">
          <w:rPr>
            <w:rFonts w:ascii="Times New Roman" w:hAnsi="Times New Roman" w:cs="Times New Roman"/>
            <w:sz w:val="24"/>
            <w:szCs w:val="24"/>
          </w:rPr>
          <w:t xml:space="preserve">pursued. </w:t>
        </w:r>
      </w:ins>
    </w:p>
    <w:p w14:paraId="592ED781" w14:textId="3A7B6320" w:rsidR="00131CDD" w:rsidRDefault="00131CDD" w:rsidP="004E3A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0B494E" w14:textId="5912B05A" w:rsidR="00131CDD" w:rsidRPr="004E3A52" w:rsidRDefault="00131CDD" w:rsidP="004E3A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 on the CO Trust grant webinar with Felicia, and there was then no point in completing the application, b/c the land did not come through as part of their project timeline. 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98888D" w14:textId="5A777874" w:rsidR="00A5699D" w:rsidRPr="001A2BCE" w:rsidRDefault="005E4D6E" w:rsidP="001A2BC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31CDD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sectPr w:rsidR="00A5699D" w:rsidRPr="001A2B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F3EC9" w14:textId="77777777" w:rsidR="00BD5E59" w:rsidRDefault="00BD5E59" w:rsidP="003F2580">
      <w:pPr>
        <w:spacing w:after="0" w:line="240" w:lineRule="auto"/>
      </w:pPr>
      <w:r>
        <w:separator/>
      </w:r>
    </w:p>
  </w:endnote>
  <w:endnote w:type="continuationSeparator" w:id="0">
    <w:p w14:paraId="56B59E14" w14:textId="77777777" w:rsidR="00BD5E59" w:rsidRDefault="00BD5E59" w:rsidP="003F2580">
      <w:pPr>
        <w:spacing w:after="0" w:line="240" w:lineRule="auto"/>
      </w:pPr>
      <w:r>
        <w:continuationSeparator/>
      </w:r>
    </w:p>
  </w:endnote>
  <w:endnote w:type="continuationNotice" w:id="1">
    <w:p w14:paraId="56647F30" w14:textId="77777777" w:rsidR="00BF7513" w:rsidRDefault="00BF75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ED3B8" w14:textId="77777777" w:rsidR="00BD5E59" w:rsidRDefault="00BD5E59" w:rsidP="003F2580">
      <w:pPr>
        <w:spacing w:after="0" w:line="240" w:lineRule="auto"/>
      </w:pPr>
      <w:r>
        <w:separator/>
      </w:r>
    </w:p>
  </w:footnote>
  <w:footnote w:type="continuationSeparator" w:id="0">
    <w:p w14:paraId="779B70B1" w14:textId="77777777" w:rsidR="00BD5E59" w:rsidRDefault="00BD5E59" w:rsidP="003F2580">
      <w:pPr>
        <w:spacing w:after="0" w:line="240" w:lineRule="auto"/>
      </w:pPr>
      <w:r>
        <w:continuationSeparator/>
      </w:r>
    </w:p>
  </w:footnote>
  <w:footnote w:type="continuationNotice" w:id="1">
    <w:p w14:paraId="0F601888" w14:textId="77777777" w:rsidR="00BF7513" w:rsidRDefault="00BF751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F28DB"/>
    <w:multiLevelType w:val="hybridMultilevel"/>
    <w:tmpl w:val="3AF64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C33C3"/>
    <w:multiLevelType w:val="hybridMultilevel"/>
    <w:tmpl w:val="BEB00CC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E029C"/>
    <w:multiLevelType w:val="hybridMultilevel"/>
    <w:tmpl w:val="94BEE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6"/>
  </w:num>
  <w:num w:numId="2" w16cid:durableId="1977449695">
    <w:abstractNumId w:val="3"/>
  </w:num>
  <w:num w:numId="3" w16cid:durableId="1849520936">
    <w:abstractNumId w:val="8"/>
  </w:num>
  <w:num w:numId="4" w16cid:durableId="102379963">
    <w:abstractNumId w:val="4"/>
  </w:num>
  <w:num w:numId="5" w16cid:durableId="1024667544">
    <w:abstractNumId w:val="1"/>
  </w:num>
  <w:num w:numId="6" w16cid:durableId="939920134">
    <w:abstractNumId w:val="0"/>
  </w:num>
  <w:num w:numId="7" w16cid:durableId="1050686845">
    <w:abstractNumId w:val="5"/>
  </w:num>
  <w:num w:numId="8" w16cid:durableId="1555048245">
    <w:abstractNumId w:val="7"/>
  </w:num>
  <w:num w:numId="9" w16cid:durableId="581842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2067"/>
    <w:rsid w:val="0000683B"/>
    <w:rsid w:val="00011F6B"/>
    <w:rsid w:val="000212C7"/>
    <w:rsid w:val="000219B2"/>
    <w:rsid w:val="00026E69"/>
    <w:rsid w:val="00030E5F"/>
    <w:rsid w:val="00034449"/>
    <w:rsid w:val="00042674"/>
    <w:rsid w:val="0005683A"/>
    <w:rsid w:val="00064183"/>
    <w:rsid w:val="00081F43"/>
    <w:rsid w:val="000A6B35"/>
    <w:rsid w:val="000B7212"/>
    <w:rsid w:val="000D6D17"/>
    <w:rsid w:val="000F3F71"/>
    <w:rsid w:val="00123E6F"/>
    <w:rsid w:val="00125A56"/>
    <w:rsid w:val="00131CDD"/>
    <w:rsid w:val="00136D34"/>
    <w:rsid w:val="00142763"/>
    <w:rsid w:val="00150964"/>
    <w:rsid w:val="00157DA3"/>
    <w:rsid w:val="00163A43"/>
    <w:rsid w:val="00167D8B"/>
    <w:rsid w:val="0019708C"/>
    <w:rsid w:val="001A2BCE"/>
    <w:rsid w:val="001B3EB6"/>
    <w:rsid w:val="001D5DDD"/>
    <w:rsid w:val="001D60C3"/>
    <w:rsid w:val="001D7701"/>
    <w:rsid w:val="001D79CF"/>
    <w:rsid w:val="001E1D40"/>
    <w:rsid w:val="001F238D"/>
    <w:rsid w:val="00200697"/>
    <w:rsid w:val="00201B1E"/>
    <w:rsid w:val="00201D48"/>
    <w:rsid w:val="00202E49"/>
    <w:rsid w:val="00207952"/>
    <w:rsid w:val="0021174C"/>
    <w:rsid w:val="00222184"/>
    <w:rsid w:val="00224645"/>
    <w:rsid w:val="00232B90"/>
    <w:rsid w:val="002339B3"/>
    <w:rsid w:val="0024731C"/>
    <w:rsid w:val="00272C76"/>
    <w:rsid w:val="002776C0"/>
    <w:rsid w:val="00281C09"/>
    <w:rsid w:val="00295425"/>
    <w:rsid w:val="00295BB1"/>
    <w:rsid w:val="002A1777"/>
    <w:rsid w:val="002A188C"/>
    <w:rsid w:val="002A4774"/>
    <w:rsid w:val="002A589A"/>
    <w:rsid w:val="002B0959"/>
    <w:rsid w:val="002B2643"/>
    <w:rsid w:val="002C3B66"/>
    <w:rsid w:val="002C497C"/>
    <w:rsid w:val="002D55FF"/>
    <w:rsid w:val="002E1536"/>
    <w:rsid w:val="002E307D"/>
    <w:rsid w:val="002E6E6E"/>
    <w:rsid w:val="00305C1F"/>
    <w:rsid w:val="00310AB9"/>
    <w:rsid w:val="00311014"/>
    <w:rsid w:val="00314C30"/>
    <w:rsid w:val="00316B67"/>
    <w:rsid w:val="00321142"/>
    <w:rsid w:val="00323645"/>
    <w:rsid w:val="003300F2"/>
    <w:rsid w:val="003308E7"/>
    <w:rsid w:val="00345675"/>
    <w:rsid w:val="0034585D"/>
    <w:rsid w:val="00345F37"/>
    <w:rsid w:val="00363503"/>
    <w:rsid w:val="00363C37"/>
    <w:rsid w:val="0037464C"/>
    <w:rsid w:val="003A0791"/>
    <w:rsid w:val="003A4F88"/>
    <w:rsid w:val="003B0207"/>
    <w:rsid w:val="003C57AD"/>
    <w:rsid w:val="003E6AAC"/>
    <w:rsid w:val="003E71B7"/>
    <w:rsid w:val="003F2580"/>
    <w:rsid w:val="003F43A6"/>
    <w:rsid w:val="003F7396"/>
    <w:rsid w:val="00402F34"/>
    <w:rsid w:val="0041024C"/>
    <w:rsid w:val="00425E56"/>
    <w:rsid w:val="00430118"/>
    <w:rsid w:val="00435423"/>
    <w:rsid w:val="00444C18"/>
    <w:rsid w:val="00445C50"/>
    <w:rsid w:val="0045463A"/>
    <w:rsid w:val="00455AA8"/>
    <w:rsid w:val="00457357"/>
    <w:rsid w:val="004653B4"/>
    <w:rsid w:val="00475129"/>
    <w:rsid w:val="00485AA5"/>
    <w:rsid w:val="0048719F"/>
    <w:rsid w:val="004A6F07"/>
    <w:rsid w:val="004C4983"/>
    <w:rsid w:val="004D0CF4"/>
    <w:rsid w:val="004D220E"/>
    <w:rsid w:val="004E3A52"/>
    <w:rsid w:val="00502AC0"/>
    <w:rsid w:val="0050792D"/>
    <w:rsid w:val="00511B64"/>
    <w:rsid w:val="0051439B"/>
    <w:rsid w:val="00514521"/>
    <w:rsid w:val="00520616"/>
    <w:rsid w:val="00533673"/>
    <w:rsid w:val="005418AF"/>
    <w:rsid w:val="005443C7"/>
    <w:rsid w:val="00553D0E"/>
    <w:rsid w:val="00565E02"/>
    <w:rsid w:val="00582635"/>
    <w:rsid w:val="005C1672"/>
    <w:rsid w:val="005C25C9"/>
    <w:rsid w:val="005C78AF"/>
    <w:rsid w:val="005E070B"/>
    <w:rsid w:val="005E4D6E"/>
    <w:rsid w:val="005E69BD"/>
    <w:rsid w:val="006020F9"/>
    <w:rsid w:val="00606E88"/>
    <w:rsid w:val="00607A68"/>
    <w:rsid w:val="0062569F"/>
    <w:rsid w:val="00635FCB"/>
    <w:rsid w:val="00640C56"/>
    <w:rsid w:val="00642A29"/>
    <w:rsid w:val="00652510"/>
    <w:rsid w:val="006566A9"/>
    <w:rsid w:val="00661106"/>
    <w:rsid w:val="00677799"/>
    <w:rsid w:val="00681D13"/>
    <w:rsid w:val="00697909"/>
    <w:rsid w:val="006A5206"/>
    <w:rsid w:val="006B2847"/>
    <w:rsid w:val="006C62D5"/>
    <w:rsid w:val="006C6997"/>
    <w:rsid w:val="006C6B8C"/>
    <w:rsid w:val="006C6BD9"/>
    <w:rsid w:val="006D3D5A"/>
    <w:rsid w:val="006D586E"/>
    <w:rsid w:val="006F2D49"/>
    <w:rsid w:val="00704A4B"/>
    <w:rsid w:val="007215CB"/>
    <w:rsid w:val="007274E0"/>
    <w:rsid w:val="0073712B"/>
    <w:rsid w:val="00740574"/>
    <w:rsid w:val="00742E2D"/>
    <w:rsid w:val="00770DD1"/>
    <w:rsid w:val="007710E4"/>
    <w:rsid w:val="0078059A"/>
    <w:rsid w:val="007B1044"/>
    <w:rsid w:val="007C22E3"/>
    <w:rsid w:val="007C6FD7"/>
    <w:rsid w:val="007D0281"/>
    <w:rsid w:val="007D314C"/>
    <w:rsid w:val="007E193F"/>
    <w:rsid w:val="007E21D0"/>
    <w:rsid w:val="007E309E"/>
    <w:rsid w:val="007E52C0"/>
    <w:rsid w:val="007F324D"/>
    <w:rsid w:val="007F5833"/>
    <w:rsid w:val="00802802"/>
    <w:rsid w:val="00803C1D"/>
    <w:rsid w:val="00843C23"/>
    <w:rsid w:val="00874177"/>
    <w:rsid w:val="00875E77"/>
    <w:rsid w:val="0088447E"/>
    <w:rsid w:val="0089020E"/>
    <w:rsid w:val="008B409D"/>
    <w:rsid w:val="008B41E1"/>
    <w:rsid w:val="008C271B"/>
    <w:rsid w:val="008C2A31"/>
    <w:rsid w:val="008C5A5D"/>
    <w:rsid w:val="008C6D20"/>
    <w:rsid w:val="008D6B2A"/>
    <w:rsid w:val="0092068E"/>
    <w:rsid w:val="00927DE2"/>
    <w:rsid w:val="00963933"/>
    <w:rsid w:val="00974D1B"/>
    <w:rsid w:val="00991351"/>
    <w:rsid w:val="00994A4D"/>
    <w:rsid w:val="009A1EFC"/>
    <w:rsid w:val="009B5052"/>
    <w:rsid w:val="009D2C92"/>
    <w:rsid w:val="009E14F0"/>
    <w:rsid w:val="009E427C"/>
    <w:rsid w:val="009F0C8D"/>
    <w:rsid w:val="00A06A36"/>
    <w:rsid w:val="00A13178"/>
    <w:rsid w:val="00A2185B"/>
    <w:rsid w:val="00A2292C"/>
    <w:rsid w:val="00A5699D"/>
    <w:rsid w:val="00A85A87"/>
    <w:rsid w:val="00A95666"/>
    <w:rsid w:val="00AA0457"/>
    <w:rsid w:val="00AA182F"/>
    <w:rsid w:val="00AA7ED3"/>
    <w:rsid w:val="00AC4688"/>
    <w:rsid w:val="00AD4373"/>
    <w:rsid w:val="00AF04FF"/>
    <w:rsid w:val="00AF1DA2"/>
    <w:rsid w:val="00AF726A"/>
    <w:rsid w:val="00B10A76"/>
    <w:rsid w:val="00B159F8"/>
    <w:rsid w:val="00B17CF7"/>
    <w:rsid w:val="00B33099"/>
    <w:rsid w:val="00B3356F"/>
    <w:rsid w:val="00B41167"/>
    <w:rsid w:val="00B425A2"/>
    <w:rsid w:val="00B47B57"/>
    <w:rsid w:val="00B66938"/>
    <w:rsid w:val="00B73887"/>
    <w:rsid w:val="00BA1CE0"/>
    <w:rsid w:val="00BD119C"/>
    <w:rsid w:val="00BD5E59"/>
    <w:rsid w:val="00BD6894"/>
    <w:rsid w:val="00BE7226"/>
    <w:rsid w:val="00BF72E2"/>
    <w:rsid w:val="00BF7513"/>
    <w:rsid w:val="00C01219"/>
    <w:rsid w:val="00C12C7B"/>
    <w:rsid w:val="00C31E2F"/>
    <w:rsid w:val="00C34DDE"/>
    <w:rsid w:val="00C35A9F"/>
    <w:rsid w:val="00C627FC"/>
    <w:rsid w:val="00C67583"/>
    <w:rsid w:val="00C730D4"/>
    <w:rsid w:val="00C77012"/>
    <w:rsid w:val="00C87B7C"/>
    <w:rsid w:val="00C912C9"/>
    <w:rsid w:val="00CB6A28"/>
    <w:rsid w:val="00CC28AB"/>
    <w:rsid w:val="00CD06D2"/>
    <w:rsid w:val="00CE1C55"/>
    <w:rsid w:val="00CE581E"/>
    <w:rsid w:val="00CE7106"/>
    <w:rsid w:val="00CF171C"/>
    <w:rsid w:val="00D07554"/>
    <w:rsid w:val="00D25D10"/>
    <w:rsid w:val="00D30A94"/>
    <w:rsid w:val="00D31DA3"/>
    <w:rsid w:val="00D42147"/>
    <w:rsid w:val="00D42D07"/>
    <w:rsid w:val="00D576D4"/>
    <w:rsid w:val="00D74B96"/>
    <w:rsid w:val="00D75333"/>
    <w:rsid w:val="00D82095"/>
    <w:rsid w:val="00D82240"/>
    <w:rsid w:val="00D824E7"/>
    <w:rsid w:val="00D844D8"/>
    <w:rsid w:val="00D91825"/>
    <w:rsid w:val="00D95E9E"/>
    <w:rsid w:val="00DB14C8"/>
    <w:rsid w:val="00DB3642"/>
    <w:rsid w:val="00DB3C0C"/>
    <w:rsid w:val="00DB3F79"/>
    <w:rsid w:val="00DC1E0C"/>
    <w:rsid w:val="00DC2FD1"/>
    <w:rsid w:val="00DD718F"/>
    <w:rsid w:val="00DE45BB"/>
    <w:rsid w:val="00E068A5"/>
    <w:rsid w:val="00E4781A"/>
    <w:rsid w:val="00E56CAE"/>
    <w:rsid w:val="00E66742"/>
    <w:rsid w:val="00E75F74"/>
    <w:rsid w:val="00E80BC3"/>
    <w:rsid w:val="00E94C01"/>
    <w:rsid w:val="00E96C6D"/>
    <w:rsid w:val="00E97E4B"/>
    <w:rsid w:val="00EA0FC7"/>
    <w:rsid w:val="00EB5DCC"/>
    <w:rsid w:val="00EB7A9E"/>
    <w:rsid w:val="00EC61FA"/>
    <w:rsid w:val="00EC63E4"/>
    <w:rsid w:val="00ED421D"/>
    <w:rsid w:val="00ED670D"/>
    <w:rsid w:val="00EE53D1"/>
    <w:rsid w:val="00EF16E8"/>
    <w:rsid w:val="00EF42BE"/>
    <w:rsid w:val="00EF4FA1"/>
    <w:rsid w:val="00EF6141"/>
    <w:rsid w:val="00F30B46"/>
    <w:rsid w:val="00F31AD9"/>
    <w:rsid w:val="00F33B46"/>
    <w:rsid w:val="00F62639"/>
    <w:rsid w:val="00F644DB"/>
    <w:rsid w:val="00F734E7"/>
    <w:rsid w:val="00F850A9"/>
    <w:rsid w:val="00F96817"/>
    <w:rsid w:val="00FA6D4A"/>
    <w:rsid w:val="00FD27D1"/>
    <w:rsid w:val="00FF45E1"/>
    <w:rsid w:val="02263530"/>
    <w:rsid w:val="02EA9DBC"/>
    <w:rsid w:val="09514090"/>
    <w:rsid w:val="097A29DF"/>
    <w:rsid w:val="09A13314"/>
    <w:rsid w:val="0A0B0829"/>
    <w:rsid w:val="0A74CBFE"/>
    <w:rsid w:val="0D1642E1"/>
    <w:rsid w:val="0EBD3193"/>
    <w:rsid w:val="1061EB99"/>
    <w:rsid w:val="11232164"/>
    <w:rsid w:val="12487465"/>
    <w:rsid w:val="13C030E9"/>
    <w:rsid w:val="14127138"/>
    <w:rsid w:val="15B09F79"/>
    <w:rsid w:val="179F14D0"/>
    <w:rsid w:val="1C9796EA"/>
    <w:rsid w:val="1F2F9CD2"/>
    <w:rsid w:val="1FFA3CF0"/>
    <w:rsid w:val="21DCFC7E"/>
    <w:rsid w:val="241390ED"/>
    <w:rsid w:val="24AA6384"/>
    <w:rsid w:val="258E4C66"/>
    <w:rsid w:val="260FB546"/>
    <w:rsid w:val="279DD75B"/>
    <w:rsid w:val="28E4C036"/>
    <w:rsid w:val="2948B7C9"/>
    <w:rsid w:val="29B25A0D"/>
    <w:rsid w:val="2C664590"/>
    <w:rsid w:val="2CD3FA9B"/>
    <w:rsid w:val="2D3F3076"/>
    <w:rsid w:val="2D42DB05"/>
    <w:rsid w:val="2E5E4E4A"/>
    <w:rsid w:val="2ED14DE4"/>
    <w:rsid w:val="30E0D91E"/>
    <w:rsid w:val="31842BC7"/>
    <w:rsid w:val="31AB34FC"/>
    <w:rsid w:val="32286FF7"/>
    <w:rsid w:val="32742481"/>
    <w:rsid w:val="342E775B"/>
    <w:rsid w:val="344811B0"/>
    <w:rsid w:val="35D46C28"/>
    <w:rsid w:val="371246F0"/>
    <w:rsid w:val="3745A69A"/>
    <w:rsid w:val="37DCA2CE"/>
    <w:rsid w:val="383B8B68"/>
    <w:rsid w:val="3999A4B3"/>
    <w:rsid w:val="3A14008B"/>
    <w:rsid w:val="3B782458"/>
    <w:rsid w:val="3C1AD4F1"/>
    <w:rsid w:val="3C49FD82"/>
    <w:rsid w:val="3D0774A7"/>
    <w:rsid w:val="3D872C27"/>
    <w:rsid w:val="3DFC9860"/>
    <w:rsid w:val="3ED72B5A"/>
    <w:rsid w:val="3FFC4989"/>
    <w:rsid w:val="40A69D1F"/>
    <w:rsid w:val="4419F2A7"/>
    <w:rsid w:val="44EE7C4C"/>
    <w:rsid w:val="473811FA"/>
    <w:rsid w:val="49EE170B"/>
    <w:rsid w:val="4C37E927"/>
    <w:rsid w:val="4F76A244"/>
    <w:rsid w:val="51252CF3"/>
    <w:rsid w:val="526F4B46"/>
    <w:rsid w:val="541AF5B8"/>
    <w:rsid w:val="5561F519"/>
    <w:rsid w:val="5600F5B4"/>
    <w:rsid w:val="56F4DCD0"/>
    <w:rsid w:val="56F79C80"/>
    <w:rsid w:val="5802C344"/>
    <w:rsid w:val="5B2EB8D5"/>
    <w:rsid w:val="5B620F4B"/>
    <w:rsid w:val="5F9C1389"/>
    <w:rsid w:val="605A2DD1"/>
    <w:rsid w:val="618FC5FB"/>
    <w:rsid w:val="62A77108"/>
    <w:rsid w:val="634E5F90"/>
    <w:rsid w:val="64852039"/>
    <w:rsid w:val="662813D7"/>
    <w:rsid w:val="66BD6779"/>
    <w:rsid w:val="66BDEFFD"/>
    <w:rsid w:val="671B7128"/>
    <w:rsid w:val="68FC6B49"/>
    <w:rsid w:val="6A3E40A6"/>
    <w:rsid w:val="6ADB6C31"/>
    <w:rsid w:val="6B93F041"/>
    <w:rsid w:val="6BD37689"/>
    <w:rsid w:val="6CBD2FA0"/>
    <w:rsid w:val="6EC508C8"/>
    <w:rsid w:val="6F40FB1F"/>
    <w:rsid w:val="7139A5AF"/>
    <w:rsid w:val="718918DF"/>
    <w:rsid w:val="7289C08B"/>
    <w:rsid w:val="72EF67BB"/>
    <w:rsid w:val="74743ACE"/>
    <w:rsid w:val="76004487"/>
    <w:rsid w:val="76DE5884"/>
    <w:rsid w:val="77A932D1"/>
    <w:rsid w:val="78C3B260"/>
    <w:rsid w:val="7A46F2D7"/>
    <w:rsid w:val="7D6CC3E9"/>
    <w:rsid w:val="7FCDEAC3"/>
    <w:rsid w:val="7FD4D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16A97E6A-E1F8-44C8-ACA0-5C8253DB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8605C6-478D-4679-BB38-729B691C73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815</Words>
  <Characters>4646</Characters>
  <Application>Microsoft Office Word</Application>
  <DocSecurity>4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130</cp:revision>
  <dcterms:created xsi:type="dcterms:W3CDTF">2023-03-27T20:05:00Z</dcterms:created>
  <dcterms:modified xsi:type="dcterms:W3CDTF">2024-04-24T22:37:00Z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